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AB47" w14:textId="77777777" w:rsidR="00D03731" w:rsidRDefault="001816FF" w:rsidP="007D2D40">
      <w:pPr>
        <w:pStyle w:val="Cover-ReptTitle"/>
        <w:pBdr>
          <w:bottom w:val="single" w:sz="4" w:space="1" w:color="auto"/>
        </w:pBdr>
      </w:pPr>
      <w:r>
        <w:t>2016</w:t>
      </w:r>
      <w:r w:rsidR="000968FF" w:rsidRPr="00503AB9">
        <w:t xml:space="preserve"> </w:t>
      </w:r>
      <w:r w:rsidR="0017686F">
        <w:t>C</w:t>
      </w:r>
      <w:r>
        <w:t>SEO</w:t>
      </w:r>
      <w:r w:rsidR="000968FF" w:rsidRPr="00503AB9">
        <w:t xml:space="preserve"> Distance Analysis</w:t>
      </w:r>
    </w:p>
    <w:p w14:paraId="068199F0" w14:textId="77777777" w:rsidR="007D2D40" w:rsidRDefault="007D2D40" w:rsidP="007D2D40">
      <w:pPr>
        <w:pStyle w:val="Cover-ByAuthors"/>
      </w:pPr>
      <w:r>
        <w:t>by</w:t>
      </w:r>
      <w:r w:rsidRPr="00A73F6B">
        <w:t xml:space="preserve"> </w:t>
      </w:r>
    </w:p>
    <w:p w14:paraId="34FB492E" w14:textId="77777777" w:rsidR="007D2D40" w:rsidRDefault="007D2D40" w:rsidP="007D2D40">
      <w:pPr>
        <w:pStyle w:val="Cover-ByAuthors"/>
      </w:pPr>
      <w:r>
        <w:t xml:space="preserve">Jennifer Stahl </w:t>
      </w:r>
    </w:p>
    <w:p w14:paraId="27333E02" w14:textId="77777777" w:rsidR="007D2D40" w:rsidRPr="007D2D40" w:rsidRDefault="007D2D40" w:rsidP="007D2D40"/>
    <w:p w14:paraId="73DE9376" w14:textId="77777777" w:rsidR="007D2D40" w:rsidRPr="007D2D40" w:rsidRDefault="007D2D40" w:rsidP="007D2D40">
      <w:pPr>
        <w:pStyle w:val="Heading1"/>
        <w:suppressAutoHyphens/>
        <w:spacing w:before="120" w:after="120" w:line="240" w:lineRule="auto"/>
        <w:ind w:right="288"/>
        <w:rPr>
          <w:rFonts w:ascii="Times New Roman Bold" w:eastAsia="Times New Roman" w:hAnsi="Times New Roman Bold" w:cs="Times New Roman"/>
          <w:bCs w:val="0"/>
          <w:caps/>
          <w:color w:val="auto"/>
          <w:sz w:val="32"/>
          <w:szCs w:val="20"/>
        </w:rPr>
      </w:pPr>
      <w:bookmarkStart w:id="0" w:name="_Toc383501849"/>
      <w:r w:rsidRPr="007D2D40">
        <w:rPr>
          <w:rFonts w:ascii="Times New Roman Bold" w:eastAsia="Times New Roman" w:hAnsi="Times New Roman Bold" w:cs="Times New Roman"/>
          <w:bCs w:val="0"/>
          <w:caps/>
          <w:color w:val="auto"/>
          <w:sz w:val="32"/>
          <w:szCs w:val="20"/>
        </w:rPr>
        <w:t>methods</w:t>
      </w:r>
      <w:bookmarkEnd w:id="0"/>
    </w:p>
    <w:p w14:paraId="3CCC13AC" w14:textId="77777777" w:rsidR="007D2D40" w:rsidRPr="007D2D40" w:rsidRDefault="00896DA8" w:rsidP="007D2D40">
      <w:pPr>
        <w:pStyle w:val="Heading2"/>
      </w:pPr>
      <w:r>
        <w:t>summary</w:t>
      </w:r>
    </w:p>
    <w:p w14:paraId="7C1B866C" w14:textId="77777777" w:rsidR="00946808" w:rsidRPr="00D92272" w:rsidRDefault="00503AB9" w:rsidP="00946808">
      <w:r w:rsidRPr="00D92272">
        <w:t xml:space="preserve">A total of </w:t>
      </w:r>
      <w:r w:rsidR="0017686F">
        <w:t>32</w:t>
      </w:r>
      <w:r w:rsidR="006F0DD1" w:rsidRPr="00D92272">
        <w:t xml:space="preserve"> line </w:t>
      </w:r>
      <w:r w:rsidR="0017686F">
        <w:t>transects were performed in C</w:t>
      </w:r>
      <w:r w:rsidR="00D92272" w:rsidRPr="00D92272">
        <w:t>SEO</w:t>
      </w:r>
      <w:r w:rsidR="00424E4B" w:rsidRPr="00D92272">
        <w:t xml:space="preserve"> management area from </w:t>
      </w:r>
      <w:r w:rsidR="0017686F">
        <w:t>August 17–24</w:t>
      </w:r>
      <w:r w:rsidR="00D92272" w:rsidRPr="00D92272">
        <w:t>, 2016</w:t>
      </w:r>
      <w:r w:rsidR="006F0DD1" w:rsidRPr="00D92272">
        <w:t xml:space="preserve"> using the ROV </w:t>
      </w:r>
      <w:r w:rsidR="00D92272" w:rsidRPr="00D92272">
        <w:t>“</w:t>
      </w:r>
      <w:r w:rsidR="006F0DD1" w:rsidRPr="00D92272">
        <w:t>Buttercup</w:t>
      </w:r>
      <w:r w:rsidR="00D92272" w:rsidRPr="00D92272">
        <w:t>”</w:t>
      </w:r>
      <w:r w:rsidR="006F0DD1" w:rsidRPr="00D92272">
        <w:t xml:space="preserve">. </w:t>
      </w:r>
      <w:r w:rsidR="00896DA8" w:rsidRPr="00D92272">
        <w:t xml:space="preserve">For yelloweye rockfish the following information was collected: 3D point measurement (includes perpendicular distance), </w:t>
      </w:r>
      <w:r w:rsidR="00664851">
        <w:t xml:space="preserve">fish </w:t>
      </w:r>
      <w:r w:rsidR="00896DA8" w:rsidRPr="00D92272">
        <w:t xml:space="preserve">length measurements, </w:t>
      </w:r>
      <w:r w:rsidR="007E25CA">
        <w:t>fish stage based upon morphological appearance</w:t>
      </w:r>
      <w:r w:rsidR="00896DA8" w:rsidRPr="00D92272">
        <w:t xml:space="preserve">, and behavior. </w:t>
      </w:r>
      <w:r w:rsidR="006F0DD1" w:rsidRPr="00D92272">
        <w:t xml:space="preserve">ROV video was reviewed to determine the official start and end times of each line transect and to determine </w:t>
      </w:r>
      <w:r w:rsidR="00664851">
        <w:t>valid</w:t>
      </w:r>
      <w:r w:rsidR="00664851" w:rsidRPr="00D92272">
        <w:t xml:space="preserve"> </w:t>
      </w:r>
      <w:r w:rsidR="006F0DD1" w:rsidRPr="00D92272">
        <w:t>portions of the dive</w:t>
      </w:r>
      <w:r w:rsidR="00664851">
        <w:t>,</w:t>
      </w:r>
      <w:r w:rsidR="00D92272" w:rsidRPr="00D92272">
        <w:t xml:space="preserve"> i.e.</w:t>
      </w:r>
      <w:r w:rsidR="006F0DD1" w:rsidRPr="00D92272">
        <w:t xml:space="preserve"> where the ROV was </w:t>
      </w:r>
      <w:r w:rsidR="00664851">
        <w:t>moving</w:t>
      </w:r>
      <w:r w:rsidR="00664851" w:rsidRPr="00D92272">
        <w:t xml:space="preserve"> </w:t>
      </w:r>
      <w:r w:rsidR="006F0DD1" w:rsidRPr="00D92272">
        <w:t xml:space="preserve">forward and the seafloor was visible. </w:t>
      </w:r>
      <w:r w:rsidR="00F02352" w:rsidRPr="00D92272">
        <w:t xml:space="preserve">Adult and subadult yelloweye rockfish observed during </w:t>
      </w:r>
      <w:r w:rsidR="00664851">
        <w:t>valid</w:t>
      </w:r>
      <w:r w:rsidR="00F02352" w:rsidRPr="00D92272">
        <w:t xml:space="preserve"> segments of line transect dives were considered for </w:t>
      </w:r>
      <w:r w:rsidR="00664851" w:rsidRPr="007850DF">
        <w:rPr>
          <w:i/>
        </w:rPr>
        <w:t>Distance</w:t>
      </w:r>
      <w:r w:rsidR="00664851" w:rsidRPr="00D92272">
        <w:t xml:space="preserve"> </w:t>
      </w:r>
      <w:r w:rsidR="00887939" w:rsidRPr="00D92272">
        <w:t xml:space="preserve">analysis; </w:t>
      </w:r>
      <w:r w:rsidR="00F02352" w:rsidRPr="00D92272">
        <w:t xml:space="preserve">juveniles were </w:t>
      </w:r>
      <w:r w:rsidR="00664851">
        <w:t>excluded from</w:t>
      </w:r>
      <w:r w:rsidR="00887939" w:rsidRPr="00D92272">
        <w:t xml:space="preserve"> analysis. </w:t>
      </w:r>
      <w:r w:rsidR="00F02352" w:rsidRPr="00D92272">
        <w:t xml:space="preserve"> </w:t>
      </w:r>
    </w:p>
    <w:p w14:paraId="4700CE60" w14:textId="77777777" w:rsidR="00946808" w:rsidRPr="00D92272" w:rsidRDefault="00664851" w:rsidP="00946808">
      <w:r>
        <w:t>T</w:t>
      </w:r>
      <w:r w:rsidR="00946808" w:rsidRPr="00D92272">
        <w:t xml:space="preserve">he left and right sides of each </w:t>
      </w:r>
      <w:r>
        <w:t xml:space="preserve">line </w:t>
      </w:r>
      <w:r w:rsidR="00946808" w:rsidRPr="00D92272">
        <w:t xml:space="preserve">transect were sampled </w:t>
      </w:r>
      <w:r>
        <w:t>and</w:t>
      </w:r>
      <w:r w:rsidRPr="00D92272">
        <w:t xml:space="preserve"> </w:t>
      </w:r>
      <w:r w:rsidR="00946808" w:rsidRPr="00D92272">
        <w:t xml:space="preserve">the data pooled for the </w:t>
      </w:r>
      <w:r w:rsidRPr="007850DF">
        <w:rPr>
          <w:i/>
        </w:rPr>
        <w:t>Distance</w:t>
      </w:r>
      <w:r w:rsidRPr="00D92272">
        <w:t xml:space="preserve"> </w:t>
      </w:r>
      <w:r w:rsidR="00946808" w:rsidRPr="00D92272">
        <w:t xml:space="preserve">analysis. </w:t>
      </w:r>
      <w:r w:rsidR="007A6ED5">
        <w:t>In Distance, a sampling fraction is defined as 1 if both sides of the line are sampled and as 0.5 if only one side of the transect is sampled as occurred for the submersible surveys. A</w:t>
      </w:r>
      <w:r w:rsidR="00946808" w:rsidRPr="00D92272">
        <w:t xml:space="preserve"> correction factor was applied </w:t>
      </w:r>
      <w:r w:rsidR="007A6ED5">
        <w:t xml:space="preserve">for surveys with a sampling fraction of 0.5 </w:t>
      </w:r>
      <w:r w:rsidR="00946808" w:rsidRPr="00D92272">
        <w:t xml:space="preserve">in order to obtain the density estimate using data from only one side of the transect line. </w:t>
      </w:r>
    </w:p>
    <w:p w14:paraId="04FA1D82" w14:textId="77777777" w:rsidR="00896DA8" w:rsidRPr="00EE0B12" w:rsidRDefault="00FE0635" w:rsidP="00FE0635">
      <w:pPr>
        <w:pStyle w:val="Heading2"/>
      </w:pPr>
      <w:r w:rsidRPr="00EE0B12">
        <w:t>Data</w:t>
      </w:r>
      <w:r w:rsidR="00896DA8" w:rsidRPr="00EE0B12">
        <w:t xml:space="preserve"> </w:t>
      </w:r>
      <w:r w:rsidRPr="00EE0B12">
        <w:t>Exploration</w:t>
      </w:r>
    </w:p>
    <w:p w14:paraId="0A4AB588" w14:textId="77777777" w:rsidR="00FE0635" w:rsidRPr="00EE0B12" w:rsidRDefault="00AC0D61" w:rsidP="00FE0635">
      <w:r>
        <w:t>H</w:t>
      </w:r>
      <w:r w:rsidR="00FE0635" w:rsidRPr="00EE0B12">
        <w:t xml:space="preserve">istograms of binned </w:t>
      </w:r>
      <w:r>
        <w:t xml:space="preserve">fish </w:t>
      </w:r>
      <w:r w:rsidR="00FE0635" w:rsidRPr="00EE0B12">
        <w:t xml:space="preserve">distance </w:t>
      </w:r>
      <w:r>
        <w:t xml:space="preserve">from the line transect </w:t>
      </w:r>
      <w:r w:rsidR="00FE0635" w:rsidRPr="00EE0B12">
        <w:t xml:space="preserve">were created in </w:t>
      </w:r>
      <w:r>
        <w:t>E</w:t>
      </w:r>
      <w:r w:rsidR="00FE0635" w:rsidRPr="00EE0B12">
        <w:t xml:space="preserve">xcel. Binned data were examined for patterns that may indicate avoidance </w:t>
      </w:r>
      <w:r w:rsidR="00B6086F">
        <w:t xml:space="preserve">(i.e. an increase in the pattern of observations from the origin to a particular distance) </w:t>
      </w:r>
      <w:r w:rsidR="00FE0635" w:rsidRPr="00EE0B12">
        <w:t xml:space="preserve">or attraction </w:t>
      </w:r>
      <w:r>
        <w:t>(</w:t>
      </w:r>
      <w:r w:rsidR="00B6086F">
        <w:t xml:space="preserve">i.e. a spike of observations at the origin) </w:t>
      </w:r>
      <w:r w:rsidR="00FE0635" w:rsidRPr="00EE0B12">
        <w:t xml:space="preserve">behavior by yelloweye rockfish and to determine </w:t>
      </w:r>
      <w:r>
        <w:t>appropriate data structure for input</w:t>
      </w:r>
      <w:r w:rsidR="00FE0635" w:rsidRPr="00EE0B12">
        <w:t xml:space="preserve"> in</w:t>
      </w:r>
      <w:r>
        <w:t>to</w:t>
      </w:r>
      <w:r w:rsidR="00FE0635" w:rsidRPr="00EE0B12">
        <w:t xml:space="preserve"> the Distance program, i.e. a model with a shoulder and a decreasing frequency of observations with distance from the ROV. The following bins were examined:  0.5-ft, 1-ft, 1.5-ft, </w:t>
      </w:r>
      <w:r w:rsidR="00E92265" w:rsidRPr="00EE0B12">
        <w:t>2-ft</w:t>
      </w:r>
      <w:r w:rsidR="00D92272" w:rsidRPr="00EE0B12">
        <w:t>, 2.5-ft</w:t>
      </w:r>
      <w:r w:rsidR="00E92265" w:rsidRPr="00EE0B12">
        <w:t xml:space="preserve"> </w:t>
      </w:r>
      <w:r w:rsidR="00FE0635" w:rsidRPr="00EE0B12">
        <w:t>bins (Figure</w:t>
      </w:r>
      <w:r w:rsidR="00BB7ACD">
        <w:t xml:space="preserve"> 1–3</w:t>
      </w:r>
      <w:r w:rsidR="00FE0635" w:rsidRPr="00EE0B12">
        <w:t xml:space="preserve">). </w:t>
      </w:r>
    </w:p>
    <w:p w14:paraId="6F22E9CF" w14:textId="77777777" w:rsidR="00FE0635" w:rsidRPr="00EE0B12" w:rsidRDefault="00FE0635" w:rsidP="00FE0635">
      <w:pPr>
        <w:pStyle w:val="Heading2"/>
      </w:pPr>
      <w:r w:rsidRPr="00EE0B12">
        <w:t>Distance Analysis</w:t>
      </w:r>
    </w:p>
    <w:p w14:paraId="2970AE60" w14:textId="77777777" w:rsidR="00FE0635" w:rsidRPr="00EE0B12" w:rsidRDefault="00EE0B12" w:rsidP="00720418">
      <w:pPr>
        <w:rPr>
          <w:rFonts w:ascii="Times New Roman" w:hAnsi="Times New Roman" w:cs="Times New Roman"/>
          <w:b/>
          <w:i/>
          <w:sz w:val="24"/>
          <w:szCs w:val="24"/>
        </w:rPr>
      </w:pPr>
      <w:r w:rsidRPr="00EE0B12">
        <w:rPr>
          <w:rFonts w:ascii="Times New Roman" w:hAnsi="Times New Roman" w:cs="Times New Roman"/>
          <w:b/>
          <w:i/>
          <w:sz w:val="24"/>
          <w:szCs w:val="24"/>
        </w:rPr>
        <w:t xml:space="preserve">Data </w:t>
      </w:r>
    </w:p>
    <w:p w14:paraId="62DE5C3C" w14:textId="77777777" w:rsidR="00896DA8" w:rsidRPr="00EE0B12" w:rsidRDefault="00AC0D61" w:rsidP="00720418">
      <w:r>
        <w:t>Fish d</w:t>
      </w:r>
      <w:r w:rsidR="00896DA8" w:rsidRPr="00EE0B12">
        <w:t xml:space="preserve">ensity was estimated </w:t>
      </w:r>
      <w:r>
        <w:t>for three</w:t>
      </w:r>
      <w:r w:rsidRPr="00EE0B12">
        <w:t xml:space="preserve"> different data sets</w:t>
      </w:r>
      <w:r w:rsidRPr="00EE0B12" w:rsidDel="00AC0D61">
        <w:t xml:space="preserve"> </w:t>
      </w:r>
      <w:r>
        <w:t>using</w:t>
      </w:r>
      <w:r w:rsidRPr="00EE0B12">
        <w:t xml:space="preserve"> </w:t>
      </w:r>
      <w:r w:rsidR="00896DA8" w:rsidRPr="00EE0B12">
        <w:rPr>
          <w:i/>
        </w:rPr>
        <w:t>Distance</w:t>
      </w:r>
      <w:r w:rsidR="00896DA8" w:rsidRPr="00EE0B12">
        <w:t xml:space="preserve"> software</w:t>
      </w:r>
      <w:r w:rsidR="00EE0B12" w:rsidRPr="00EE0B12">
        <w:t xml:space="preserve">: </w:t>
      </w:r>
      <w:r w:rsidR="00896DA8" w:rsidRPr="00EE0B12">
        <w:t xml:space="preserve"> </w:t>
      </w:r>
    </w:p>
    <w:p w14:paraId="07854EF4" w14:textId="77777777" w:rsidR="00303416" w:rsidRPr="00EE0B12" w:rsidRDefault="00303416" w:rsidP="00303416">
      <w:pPr>
        <w:pStyle w:val="ListParagraph"/>
        <w:numPr>
          <w:ilvl w:val="0"/>
          <w:numId w:val="2"/>
        </w:numPr>
      </w:pPr>
      <w:r w:rsidRPr="00EE0B12">
        <w:lastRenderedPageBreak/>
        <w:t>Analysis 1</w:t>
      </w:r>
      <w:r w:rsidR="00493D11">
        <w:t xml:space="preserve"> for age-structured model</w:t>
      </w:r>
      <w:r w:rsidRPr="00EE0B12">
        <w:t>- All val</w:t>
      </w:r>
      <w:r w:rsidR="00EE0B12" w:rsidRPr="00EE0B12">
        <w:t xml:space="preserve">id adults and subadults </w:t>
      </w:r>
    </w:p>
    <w:p w14:paraId="2032A25C" w14:textId="77777777" w:rsidR="00303416" w:rsidRDefault="00303416" w:rsidP="00303416">
      <w:pPr>
        <w:pStyle w:val="ListParagraph"/>
        <w:numPr>
          <w:ilvl w:val="0"/>
          <w:numId w:val="2"/>
        </w:numPr>
      </w:pPr>
      <w:r w:rsidRPr="00EE0B12">
        <w:t>Analysis 2</w:t>
      </w:r>
      <w:r w:rsidR="00493D11">
        <w:t xml:space="preserve"> for SAFE</w:t>
      </w:r>
      <w:r w:rsidRPr="00EE0B12">
        <w:t xml:space="preserve">- All valid adults and subadults </w:t>
      </w:r>
      <w:r w:rsidR="00EE0B12" w:rsidRPr="00EE0B12">
        <w:t>≥ 340 mm</w:t>
      </w:r>
      <w:r w:rsidR="002D1D40">
        <w:t xml:space="preserve"> and with no length information</w:t>
      </w:r>
    </w:p>
    <w:p w14:paraId="518B7458" w14:textId="77777777" w:rsidR="008F2DCF" w:rsidRDefault="008F2DCF" w:rsidP="008F2DCF">
      <w:pPr>
        <w:pStyle w:val="ListParagraph"/>
        <w:numPr>
          <w:ilvl w:val="0"/>
          <w:numId w:val="2"/>
        </w:numPr>
      </w:pPr>
      <w:r>
        <w:t>Analysi</w:t>
      </w:r>
      <w:r w:rsidR="002D1D40">
        <w:t>s 3 for SAFE – All valid adults and only</w:t>
      </w:r>
      <w:r>
        <w:t xml:space="preserve"> subadults </w:t>
      </w:r>
      <w:r w:rsidRPr="00EE0B12">
        <w:t>≥ 340 mm</w:t>
      </w:r>
      <w:r w:rsidR="002D1D40">
        <w:t>; subadults with no length data were excluded.</w:t>
      </w:r>
    </w:p>
    <w:p w14:paraId="6DFB3466" w14:textId="77777777" w:rsidR="00896DA8" w:rsidRPr="00EE0B12" w:rsidRDefault="00274E0B" w:rsidP="00896DA8">
      <w:r w:rsidRPr="00EE0B12">
        <w:t>Analys</w:t>
      </w:r>
      <w:r w:rsidR="00AC0D61">
        <w:t>e</w:t>
      </w:r>
      <w:r w:rsidRPr="00EE0B12">
        <w:t>s w</w:t>
      </w:r>
      <w:r w:rsidR="00AC0D61">
        <w:t>ere</w:t>
      </w:r>
      <w:r w:rsidRPr="00EE0B12">
        <w:t xml:space="preserve"> performed with different data sets, becaus</w:t>
      </w:r>
      <w:r w:rsidR="00113197">
        <w:t xml:space="preserve">e </w:t>
      </w:r>
      <w:r w:rsidRPr="00EE0B12">
        <w:t xml:space="preserve">the </w:t>
      </w:r>
      <w:r w:rsidR="00896DA8" w:rsidRPr="00EE0B12">
        <w:t>current stock assessment needs differ from the age-structured model that is being explored for future stock assessments</w:t>
      </w:r>
      <w:r w:rsidRPr="00EE0B12">
        <w:t>.</w:t>
      </w:r>
    </w:p>
    <w:p w14:paraId="5916247D" w14:textId="77777777" w:rsidR="00C37C31" w:rsidRPr="00897161" w:rsidRDefault="00303416" w:rsidP="00C37C31">
      <w:r w:rsidRPr="0052360E">
        <w:t>For the current stock assessment</w:t>
      </w:r>
      <w:r w:rsidR="001514F0" w:rsidRPr="0052360E">
        <w:t xml:space="preserve"> (SAFE document presented to the council)</w:t>
      </w:r>
      <w:r w:rsidRPr="0052360E">
        <w:t xml:space="preserve">, </w:t>
      </w:r>
      <w:r w:rsidR="006A2D0D">
        <w:t>two analys</w:t>
      </w:r>
      <w:r w:rsidR="00AC0D61">
        <w:t>e</w:t>
      </w:r>
      <w:r w:rsidR="006A2D0D">
        <w:t xml:space="preserve">s were performed: </w:t>
      </w:r>
      <w:r w:rsidR="00113197">
        <w:t xml:space="preserve"> </w:t>
      </w:r>
      <w:r w:rsidR="00AC0D61">
        <w:t>Analysis 2 and Analysis 3</w:t>
      </w:r>
      <w:r w:rsidR="001514F0" w:rsidRPr="0052360E">
        <w:t>.</w:t>
      </w:r>
      <w:r w:rsidR="00BB63DE" w:rsidRPr="0052360E">
        <w:t xml:space="preserve"> </w:t>
      </w:r>
      <w:r w:rsidR="001514F0" w:rsidRPr="0052360E">
        <w:t>O</w:t>
      </w:r>
      <w:r w:rsidR="00EE0B12" w:rsidRPr="0052360E">
        <w:t>nly fish ≥</w:t>
      </w:r>
      <w:r w:rsidR="00D759A6" w:rsidRPr="0052360E">
        <w:t>340</w:t>
      </w:r>
      <w:r w:rsidR="00720418" w:rsidRPr="0052360E">
        <w:t> mm,</w:t>
      </w:r>
      <w:r w:rsidRPr="0052360E">
        <w:t xml:space="preserve"> the</w:t>
      </w:r>
      <w:r w:rsidR="00720418" w:rsidRPr="0052360E">
        <w:t xml:space="preserve"> </w:t>
      </w:r>
      <w:r w:rsidRPr="0052360E">
        <w:t xml:space="preserve">minimum </w:t>
      </w:r>
      <w:r w:rsidR="00720418" w:rsidRPr="0052360E">
        <w:t xml:space="preserve">size </w:t>
      </w:r>
      <w:r w:rsidR="00274E0B" w:rsidRPr="0052360E">
        <w:t xml:space="preserve">of </w:t>
      </w:r>
      <w:r w:rsidR="000A3930">
        <w:t xml:space="preserve">(&gt;99.9%) fish </w:t>
      </w:r>
      <w:r w:rsidR="00720418" w:rsidRPr="0052360E">
        <w:t xml:space="preserve">captured </w:t>
      </w:r>
      <w:r w:rsidRPr="0052360E">
        <w:t xml:space="preserve">across management areas </w:t>
      </w:r>
      <w:r w:rsidR="00720418" w:rsidRPr="0052360E">
        <w:t xml:space="preserve">in the </w:t>
      </w:r>
      <w:r w:rsidR="00EE0B12" w:rsidRPr="0052360E">
        <w:t>directed fishery</w:t>
      </w:r>
      <w:r w:rsidRPr="0052360E">
        <w:t xml:space="preserve"> </w:t>
      </w:r>
      <w:r w:rsidR="00B07948">
        <w:t>(2001–</w:t>
      </w:r>
      <w:r w:rsidR="000A3930">
        <w:t xml:space="preserve">2015) </w:t>
      </w:r>
      <w:r w:rsidRPr="0052360E">
        <w:t>were included</w:t>
      </w:r>
      <w:r w:rsidR="001514F0" w:rsidRPr="0052360E">
        <w:t xml:space="preserve">, because the current assessment </w:t>
      </w:r>
      <w:r w:rsidR="00AC0D61">
        <w:t>is not modeled using selectivity</w:t>
      </w:r>
      <w:r w:rsidR="00663FA3" w:rsidRPr="0052360E">
        <w:t xml:space="preserve"> of the longline gear. If all subadult and adult fish were included in the density estimate as available biomass for exploitation, there woul</w:t>
      </w:r>
      <w:r w:rsidR="00EE0B12" w:rsidRPr="0052360E">
        <w:t>d be a risk of overharvest because</w:t>
      </w:r>
      <w:r w:rsidR="00663FA3" w:rsidRPr="0052360E">
        <w:t xml:space="preserve"> the commercial fishing gear does not catch smaller subadults. </w:t>
      </w:r>
      <w:r w:rsidR="00EE0B12" w:rsidRPr="0052360E">
        <w:t>An age-</w:t>
      </w:r>
      <w:r w:rsidR="00663FA3" w:rsidRPr="0052360E">
        <w:t xml:space="preserve">structured assessment model is in development that </w:t>
      </w:r>
      <w:r w:rsidR="00AC0D61">
        <w:t>will</w:t>
      </w:r>
      <w:r w:rsidR="00AC0D61" w:rsidRPr="0052360E">
        <w:t xml:space="preserve"> </w:t>
      </w:r>
      <w:r w:rsidR="00663FA3" w:rsidRPr="0052360E">
        <w:t xml:space="preserve">include selectivity as well as </w:t>
      </w:r>
      <w:r w:rsidR="00AC0D61">
        <w:t>weight at age</w:t>
      </w:r>
      <w:r w:rsidR="00663FA3" w:rsidRPr="0052360E">
        <w:t xml:space="preserve"> for the biomass </w:t>
      </w:r>
      <w:r w:rsidR="00663FA3" w:rsidRPr="00113197">
        <w:t xml:space="preserve">calculation. Currently, </w:t>
      </w:r>
      <w:r w:rsidR="00AC0D61">
        <w:t>mean</w:t>
      </w:r>
      <w:r w:rsidR="00663FA3" w:rsidRPr="00113197">
        <w:t xml:space="preserve"> weight </w:t>
      </w:r>
      <w:r w:rsidR="00AC0D61">
        <w:t>is used to estimate</w:t>
      </w:r>
      <w:r w:rsidR="00663FA3" w:rsidRPr="00113197">
        <w:t xml:space="preserve"> biomass </w:t>
      </w:r>
      <w:r w:rsidR="00AC0D61">
        <w:t xml:space="preserve">from the density estimates. Examinations to include weight at age or weight at length </w:t>
      </w:r>
      <w:r w:rsidR="00663FA3" w:rsidRPr="00113197">
        <w:t>to more accurately calculate biomass</w:t>
      </w:r>
      <w:r w:rsidR="00AC0D61">
        <w:t xml:space="preserve"> are ongoing</w:t>
      </w:r>
      <w:r w:rsidR="00663FA3" w:rsidRPr="00113197">
        <w:t xml:space="preserve">. </w:t>
      </w:r>
      <w:r w:rsidR="001514F0" w:rsidRPr="00113197">
        <w:t xml:space="preserve"> </w:t>
      </w:r>
      <w:r w:rsidR="00113197" w:rsidRPr="00113197">
        <w:t xml:space="preserve">For the 2012 CSEO and the 2016 NSEO analyses subadults with no length data </w:t>
      </w:r>
      <w:r w:rsidR="00AC0D61">
        <w:t xml:space="preserve">were excluded </w:t>
      </w:r>
      <w:r w:rsidR="00113197" w:rsidRPr="00113197">
        <w:t xml:space="preserve">because </w:t>
      </w:r>
      <w:r w:rsidR="000D23CC" w:rsidRPr="00113197">
        <w:t xml:space="preserve">the average length of subadults </w:t>
      </w:r>
      <w:r w:rsidR="004B707D">
        <w:t xml:space="preserve">measured during the transects </w:t>
      </w:r>
      <w:r w:rsidR="00113197" w:rsidRPr="00113197">
        <w:t>was smaller than the minimum length of yelloweye observed in the directed fishery (340 mm).</w:t>
      </w:r>
      <w:r w:rsidR="00113197" w:rsidRPr="00113197">
        <w:rPr>
          <w:color w:val="FF0000"/>
        </w:rPr>
        <w:t xml:space="preserve"> </w:t>
      </w:r>
      <w:r w:rsidR="00113197" w:rsidRPr="00113197">
        <w:t xml:space="preserve">However, in 2013 and 2015 yelloweye subadults with no length data were included, because the average length </w:t>
      </w:r>
      <w:r w:rsidR="004B707D">
        <w:t xml:space="preserve">of subadults in the transects </w:t>
      </w:r>
      <w:r w:rsidR="00113197" w:rsidRPr="00113197">
        <w:t xml:space="preserve">was ≥ 340 mm </w:t>
      </w:r>
      <w:r w:rsidR="004B707D">
        <w:t>(</w:t>
      </w:r>
      <w:r w:rsidR="00113197" w:rsidRPr="00113197">
        <w:t>467 mm in 2013 and 383 mm in 2015</w:t>
      </w:r>
      <w:r w:rsidR="004B707D">
        <w:t>)</w:t>
      </w:r>
      <w:r w:rsidR="00113197" w:rsidRPr="00113197">
        <w:t xml:space="preserve">. The average length </w:t>
      </w:r>
      <w:r w:rsidR="004B6741">
        <w:t xml:space="preserve">of subadults in the transects </w:t>
      </w:r>
      <w:r w:rsidR="00113197" w:rsidRPr="00113197">
        <w:t>for CSEO in 2016 was 377</w:t>
      </w:r>
      <w:r w:rsidR="00EE0B12" w:rsidRPr="00113197">
        <w:t xml:space="preserve"> mm </w:t>
      </w:r>
      <w:r w:rsidR="00113197" w:rsidRPr="00113197">
        <w:t xml:space="preserve">with all length data included </w:t>
      </w:r>
      <w:r w:rsidR="00EE0B12" w:rsidRPr="00113197">
        <w:t xml:space="preserve">and </w:t>
      </w:r>
      <w:r w:rsidR="00113197" w:rsidRPr="00113197">
        <w:t xml:space="preserve">437 mm when lengths were removed </w:t>
      </w:r>
      <w:commentRangeStart w:id="1"/>
      <w:r w:rsidR="00113197" w:rsidRPr="00113197">
        <w:t>with a horizontal direction &gt;30 and precision &gt;40</w:t>
      </w:r>
      <w:commentRangeEnd w:id="1"/>
      <w:r w:rsidR="004B707D" w:rsidRPr="00113197">
        <w:rPr>
          <w:rStyle w:val="CommentReference"/>
          <w:sz w:val="22"/>
          <w:szCs w:val="22"/>
        </w:rPr>
        <w:commentReference w:id="1"/>
      </w:r>
      <w:r w:rsidR="00113197" w:rsidRPr="00113197">
        <w:t xml:space="preserve">. </w:t>
      </w:r>
      <w:r w:rsidR="006A2D0D">
        <w:t xml:space="preserve">Consequently, I suggest </w:t>
      </w:r>
      <w:r w:rsidR="004B707D">
        <w:t>Analysis 2</w:t>
      </w:r>
      <w:r w:rsidR="006A2D0D">
        <w:t xml:space="preserve"> </w:t>
      </w:r>
      <w:r w:rsidR="004B707D">
        <w:t>that</w:t>
      </w:r>
      <w:r w:rsidR="006A2D0D">
        <w:t xml:space="preserve"> includes subadults with no length information in the SAFE for the 2016 CSEO survey.</w:t>
      </w:r>
    </w:p>
    <w:p w14:paraId="4182BDEE" w14:textId="77777777" w:rsidR="000D23CC" w:rsidRPr="00282FF2" w:rsidRDefault="000D23CC" w:rsidP="000D23CC">
      <w:r w:rsidRPr="00282FF2">
        <w:t>For the age-structured model</w:t>
      </w:r>
      <w:r w:rsidR="00BB63DE" w:rsidRPr="00282FF2">
        <w:t xml:space="preserve"> </w:t>
      </w:r>
      <w:r w:rsidR="0006556F" w:rsidRPr="00282FF2">
        <w:t>in development,</w:t>
      </w:r>
      <w:r w:rsidRPr="00282FF2">
        <w:t xml:space="preserve"> no adults or subadults were excluded based on size (Analysis</w:t>
      </w:r>
      <w:r w:rsidR="00282FF2" w:rsidRPr="00282FF2">
        <w:t xml:space="preserve"> 1)</w:t>
      </w:r>
      <w:r w:rsidRPr="00282FF2">
        <w:t xml:space="preserve">. This age-structured model accounts for selectivity, </w:t>
      </w:r>
      <w:r w:rsidR="0006556F" w:rsidRPr="00282FF2">
        <w:t xml:space="preserve">i.e. </w:t>
      </w:r>
      <w:r w:rsidRPr="00282FF2">
        <w:t xml:space="preserve">small fish </w:t>
      </w:r>
      <w:r w:rsidR="0006556F" w:rsidRPr="00282FF2">
        <w:t>contribute proportionately less to the</w:t>
      </w:r>
      <w:r w:rsidRPr="00282FF2">
        <w:t xml:space="preserve"> spawning stock biomass </w:t>
      </w:r>
      <w:r w:rsidR="0006556F" w:rsidRPr="00282FF2">
        <w:t>than</w:t>
      </w:r>
      <w:r w:rsidRPr="00282FF2">
        <w:t xml:space="preserve"> larger fish. </w:t>
      </w:r>
    </w:p>
    <w:p w14:paraId="4FBD2A3A" w14:textId="77777777" w:rsidR="00F80428" w:rsidRPr="00FD5132" w:rsidRDefault="00887939" w:rsidP="00887939">
      <w:pPr>
        <w:rPr>
          <w:rFonts w:ascii="Times New Roman" w:hAnsi="Times New Roman" w:cs="Times New Roman"/>
          <w:b/>
          <w:i/>
          <w:sz w:val="24"/>
          <w:szCs w:val="24"/>
        </w:rPr>
      </w:pPr>
      <w:r w:rsidRPr="00FD5132">
        <w:rPr>
          <w:rFonts w:ascii="Times New Roman" w:hAnsi="Times New Roman" w:cs="Times New Roman"/>
          <w:b/>
          <w:i/>
          <w:sz w:val="24"/>
          <w:szCs w:val="24"/>
        </w:rPr>
        <w:t>Key functions and adjustment terms</w:t>
      </w:r>
    </w:p>
    <w:p w14:paraId="2709D9F3" w14:textId="77777777" w:rsidR="00887939" w:rsidRPr="00FD5132" w:rsidRDefault="00353F15" w:rsidP="00887939">
      <w:pPr>
        <w:rPr>
          <w:rFonts w:ascii="Times New Roman" w:hAnsi="Times New Roman" w:cs="Times New Roman"/>
          <w:b/>
          <w:i/>
          <w:sz w:val="24"/>
          <w:szCs w:val="24"/>
        </w:rPr>
      </w:pPr>
      <w:r>
        <w:t>M</w:t>
      </w:r>
      <w:r w:rsidR="00887939" w:rsidRPr="00FD5132">
        <w:t xml:space="preserve">odels </w:t>
      </w:r>
      <w:r>
        <w:t>using</w:t>
      </w:r>
      <w:r w:rsidR="00887939" w:rsidRPr="00FD5132">
        <w:t xml:space="preserve"> the half normal cosine and the hazard rate cosine </w:t>
      </w:r>
      <w:r>
        <w:t>were explored in the</w:t>
      </w:r>
      <w:r w:rsidR="00887939" w:rsidRPr="00FD5132">
        <w:t xml:space="preserve"> distance analyses.  The uniform and negative exponential models were not considered, because the negative exponential is generally used for salvaging poorly collected data and the uniform assumes that there is no decrease in probability to the effective width of the key function (T. Quinn pers. com.).</w:t>
      </w:r>
    </w:p>
    <w:p w14:paraId="3FFB01D0" w14:textId="77777777" w:rsidR="00F80428" w:rsidRPr="00A83F78" w:rsidRDefault="00887939" w:rsidP="00887939">
      <w:pPr>
        <w:rPr>
          <w:rFonts w:ascii="Times New Roman" w:hAnsi="Times New Roman" w:cs="Times New Roman"/>
          <w:b/>
          <w:i/>
          <w:sz w:val="24"/>
          <w:szCs w:val="24"/>
        </w:rPr>
      </w:pPr>
      <w:r w:rsidRPr="00A83F78">
        <w:rPr>
          <w:rFonts w:ascii="Times New Roman" w:hAnsi="Times New Roman" w:cs="Times New Roman"/>
          <w:b/>
          <w:i/>
          <w:sz w:val="24"/>
          <w:szCs w:val="24"/>
        </w:rPr>
        <w:t>Data binning</w:t>
      </w:r>
    </w:p>
    <w:p w14:paraId="1B816DCB" w14:textId="77777777" w:rsidR="007B4455" w:rsidRPr="00A83F78" w:rsidRDefault="00353F15" w:rsidP="00887939">
      <w:r>
        <w:t>A</w:t>
      </w:r>
      <w:r w:rsidR="00887939" w:rsidRPr="00A83F78">
        <w:t xml:space="preserve">nalyses </w:t>
      </w:r>
      <w:r>
        <w:t xml:space="preserve">were examined </w:t>
      </w:r>
      <w:r w:rsidR="00887939" w:rsidRPr="00A83F78">
        <w:t xml:space="preserve">with and without data binning. If no binning was used then the analyses were performed with the exact distance data. Data binning was explored to determine if it would improve the results for the analyses. Data binning may increase the robustness of the results. </w:t>
      </w:r>
      <w:r>
        <w:t>D</w:t>
      </w:r>
      <w:r w:rsidR="00887939" w:rsidRPr="00A83F78">
        <w:t xml:space="preserve">ata binning </w:t>
      </w:r>
      <w:r>
        <w:t xml:space="preserve">was used </w:t>
      </w:r>
      <w:r w:rsidR="00887939" w:rsidRPr="00A83F78">
        <w:t xml:space="preserve">for previous submersible surveys because observers </w:t>
      </w:r>
      <w:r w:rsidR="00D53735" w:rsidRPr="00A83F78">
        <w:t>tend to round visually estimated</w:t>
      </w:r>
      <w:r w:rsidR="00887939" w:rsidRPr="00A83F78">
        <w:t xml:space="preserve"> distances</w:t>
      </w:r>
      <w:r w:rsidR="0087233F" w:rsidRPr="00A83F78">
        <w:t xml:space="preserve">; </w:t>
      </w:r>
      <w:r w:rsidR="00D53735" w:rsidRPr="00A83F78">
        <w:t>therefore</w:t>
      </w:r>
      <w:r w:rsidR="0087233F" w:rsidRPr="00A83F78">
        <w:t>,</w:t>
      </w:r>
      <w:r w:rsidR="00D53735" w:rsidRPr="00A83F78">
        <w:t xml:space="preserve"> creating </w:t>
      </w:r>
      <w:r w:rsidR="00887939" w:rsidRPr="00A83F78">
        <w:t xml:space="preserve">measurement error. </w:t>
      </w:r>
      <w:r w:rsidR="00ED4331">
        <w:t>T</w:t>
      </w:r>
      <w:r w:rsidR="00887939" w:rsidRPr="00A83F78">
        <w:t xml:space="preserve">he ROV </w:t>
      </w:r>
      <w:r w:rsidR="00ED4331">
        <w:t xml:space="preserve">provides nearly exact distance measurements </w:t>
      </w:r>
      <w:r w:rsidR="00887939" w:rsidRPr="00A83F78">
        <w:t xml:space="preserve">to </w:t>
      </w:r>
      <w:r w:rsidR="00887939" w:rsidRPr="00A83F78">
        <w:lastRenderedPageBreak/>
        <w:t xml:space="preserve">yelloweye rockfish; however, there may still be some error in distances due to the clarity of the video and </w:t>
      </w:r>
      <w:r w:rsidR="00ED4331">
        <w:t>an</w:t>
      </w:r>
      <w:r w:rsidR="00ED4331" w:rsidRPr="00A83F78">
        <w:t xml:space="preserve"> </w:t>
      </w:r>
      <w:r w:rsidR="00887939" w:rsidRPr="00A83F78">
        <w:t xml:space="preserve">inability to always identify the same point in both the left and right stereo cameras. </w:t>
      </w:r>
      <w:r w:rsidR="00ED4331">
        <w:t>T</w:t>
      </w:r>
      <w:r w:rsidR="00887939" w:rsidRPr="00A83F78">
        <w:t xml:space="preserve">he following data bins </w:t>
      </w:r>
      <w:r w:rsidR="00ED4331">
        <w:t xml:space="preserve">were explored </w:t>
      </w:r>
      <w:r w:rsidR="00887939" w:rsidRPr="00A83F78">
        <w:t xml:space="preserve">in the </w:t>
      </w:r>
      <w:r w:rsidR="00887939" w:rsidRPr="007850DF">
        <w:rPr>
          <w:i/>
        </w:rPr>
        <w:t>Distance</w:t>
      </w:r>
      <w:r w:rsidR="00887939" w:rsidRPr="00A83F78">
        <w:t xml:space="preserve"> software to determine which bin would produce the best</w:t>
      </w:r>
      <w:r w:rsidR="00F80428" w:rsidRPr="00A83F78">
        <w:t xml:space="preserve"> fi</w:t>
      </w:r>
      <w:r w:rsidR="0010504C" w:rsidRPr="00A83F78">
        <w:t xml:space="preserve">t of the data: </w:t>
      </w:r>
      <w:r w:rsidR="00B07948">
        <w:t xml:space="preserve">0.5-ft, </w:t>
      </w:r>
      <w:r w:rsidR="0010504C" w:rsidRPr="00A83F78">
        <w:t xml:space="preserve">1-ft, 1.5-ft, </w:t>
      </w:r>
      <w:r w:rsidR="00887939" w:rsidRPr="00A83F78">
        <w:t>2-ft</w:t>
      </w:r>
      <w:r w:rsidR="0010504C" w:rsidRPr="00A83F78">
        <w:t>, 2.5-ft</w:t>
      </w:r>
      <w:r w:rsidR="00887939" w:rsidRPr="00A83F78">
        <w:t>. For analyses that were performed without data binning</w:t>
      </w:r>
      <w:r w:rsidR="0010504C" w:rsidRPr="00A83F78">
        <w:t>,</w:t>
      </w:r>
      <w:r w:rsidR="00887939" w:rsidRPr="00A83F78">
        <w:t xml:space="preserve"> bins </w:t>
      </w:r>
      <w:r w:rsidR="0010504C" w:rsidRPr="00A83F78">
        <w:t xml:space="preserve">were selected by the </w:t>
      </w:r>
      <w:r w:rsidR="0010504C" w:rsidRPr="007850DF">
        <w:rPr>
          <w:i/>
        </w:rPr>
        <w:t>Distance</w:t>
      </w:r>
      <w:r w:rsidR="0010504C" w:rsidRPr="00A83F78">
        <w:t xml:space="preserve"> program for the</w:t>
      </w:r>
      <w:r w:rsidR="00887939" w:rsidRPr="00A83F78">
        <w:t xml:space="preserve"> chi-square test diagnostics; these bins only affect the results of the chi-square tests and do not affect the density estimate. </w:t>
      </w:r>
    </w:p>
    <w:p w14:paraId="4F5DC76F" w14:textId="77777777" w:rsidR="00F80428" w:rsidRPr="00986A74" w:rsidRDefault="00F80428" w:rsidP="00887939">
      <w:pPr>
        <w:rPr>
          <w:rFonts w:ascii="Times New Roman" w:hAnsi="Times New Roman" w:cs="Times New Roman"/>
          <w:b/>
          <w:i/>
          <w:sz w:val="24"/>
          <w:szCs w:val="24"/>
        </w:rPr>
      </w:pPr>
      <w:r w:rsidRPr="00986A74">
        <w:rPr>
          <w:rFonts w:ascii="Times New Roman" w:hAnsi="Times New Roman" w:cs="Times New Roman"/>
          <w:b/>
          <w:i/>
          <w:sz w:val="24"/>
          <w:szCs w:val="24"/>
        </w:rPr>
        <w:t>Data Truncation</w:t>
      </w:r>
    </w:p>
    <w:p w14:paraId="5BB8BA20" w14:textId="77777777" w:rsidR="00F80428" w:rsidRPr="0052360E" w:rsidRDefault="00887939" w:rsidP="00887939">
      <w:pPr>
        <w:rPr>
          <w:highlight w:val="yellow"/>
        </w:rPr>
      </w:pPr>
      <w:r w:rsidRPr="00986A74">
        <w:t>Distance data are often truncated in order to prevent the tail of the model from overly influencing the model fit, because it is most important for the model to fit near the origin of the transect line. Terry Quinn (</w:t>
      </w:r>
      <w:r w:rsidR="00ED4331" w:rsidRPr="00FD5132">
        <w:t>pers. com.</w:t>
      </w:r>
      <w:r w:rsidRPr="00986A74">
        <w:t xml:space="preserve">) suggests truncating 5-10% for distance data; Buckland et al. (2001) says this method is a simple way to truncate data but may produce unsatisfactory results. </w:t>
      </w:r>
      <w:r w:rsidR="00ED4331">
        <w:t>Data truncation for</w:t>
      </w:r>
      <w:r w:rsidR="00CD7BF0" w:rsidRPr="00CD7BF0">
        <w:t xml:space="preserve"> distances greater than 12</w:t>
      </w:r>
      <w:r w:rsidR="0010504C" w:rsidRPr="00CD7BF0">
        <w:t xml:space="preserve"> ft </w:t>
      </w:r>
      <w:r w:rsidR="00ED4331">
        <w:t xml:space="preserve">were explored </w:t>
      </w:r>
      <w:r w:rsidR="0010504C" w:rsidRPr="00CD7BF0">
        <w:t>for unbinned data</w:t>
      </w:r>
      <w:r w:rsidR="00D3708A">
        <w:t xml:space="preserve"> and </w:t>
      </w:r>
      <w:r w:rsidR="0010504C" w:rsidRPr="00CD7BF0">
        <w:t>1 ft,</w:t>
      </w:r>
      <w:r w:rsidR="00CD7BF0">
        <w:t xml:space="preserve"> 1.5 ft </w:t>
      </w:r>
      <w:r w:rsidR="005011BD">
        <w:t xml:space="preserve">, </w:t>
      </w:r>
      <w:r w:rsidR="005011BD" w:rsidRPr="00D3708A">
        <w:t xml:space="preserve">and 2 ft </w:t>
      </w:r>
      <w:r w:rsidR="00CD7BF0" w:rsidRPr="00D3708A">
        <w:t>bins</w:t>
      </w:r>
      <w:r w:rsidR="00ED4331">
        <w:t xml:space="preserve">, data binned at 2.5 ft were truncated at </w:t>
      </w:r>
      <w:r w:rsidR="0010504C" w:rsidRPr="00D3708A">
        <w:t>1</w:t>
      </w:r>
      <w:r w:rsidR="00D3708A" w:rsidRPr="00D3708A">
        <w:t>2</w:t>
      </w:r>
      <w:r w:rsidR="0010504C" w:rsidRPr="00D3708A">
        <w:t>.5 ft</w:t>
      </w:r>
      <w:r w:rsidR="00D3708A" w:rsidRPr="00D3708A">
        <w:t>.</w:t>
      </w:r>
    </w:p>
    <w:p w14:paraId="58C93E6E" w14:textId="77777777" w:rsidR="00887939" w:rsidRPr="00986A74" w:rsidRDefault="00887939" w:rsidP="00887939">
      <w:pPr>
        <w:rPr>
          <w:rFonts w:ascii="Times New Roman" w:hAnsi="Times New Roman" w:cs="Times New Roman"/>
          <w:b/>
          <w:i/>
          <w:sz w:val="24"/>
          <w:szCs w:val="24"/>
        </w:rPr>
      </w:pPr>
      <w:r w:rsidRPr="00986A74">
        <w:rPr>
          <w:rFonts w:ascii="Times New Roman" w:hAnsi="Times New Roman" w:cs="Times New Roman"/>
          <w:b/>
          <w:i/>
          <w:sz w:val="24"/>
          <w:szCs w:val="24"/>
        </w:rPr>
        <w:t>Choosing a model</w:t>
      </w:r>
    </w:p>
    <w:p w14:paraId="3B6CF5E0" w14:textId="77777777" w:rsidR="00887939" w:rsidRPr="00986A74" w:rsidRDefault="00887939" w:rsidP="00887939">
      <w:r w:rsidRPr="00035593">
        <w:rPr>
          <w:i/>
        </w:rPr>
        <w:t>Distance</w:t>
      </w:r>
      <w:r w:rsidRPr="00986A74">
        <w:t xml:space="preserve"> a</w:t>
      </w:r>
      <w:r w:rsidR="00986A74" w:rsidRPr="00986A74">
        <w:t>nalys</w:t>
      </w:r>
      <w:r w:rsidR="00ED4331">
        <w:t>i</w:t>
      </w:r>
      <w:r w:rsidR="00986A74" w:rsidRPr="00986A74">
        <w:t xml:space="preserve">s </w:t>
      </w:r>
      <w:r w:rsidR="00ED4331">
        <w:t xml:space="preserve">results were examined </w:t>
      </w:r>
      <w:r w:rsidR="00986A74" w:rsidRPr="00986A74">
        <w:t xml:space="preserve">to determine if </w:t>
      </w:r>
      <w:r w:rsidR="00ED4331">
        <w:t xml:space="preserve">a viable density estimate could be arrived at using </w:t>
      </w:r>
      <w:r w:rsidR="00986A74" w:rsidRPr="00986A74">
        <w:t>the 2016</w:t>
      </w:r>
      <w:r w:rsidRPr="00986A74">
        <w:t xml:space="preserve"> </w:t>
      </w:r>
      <w:r w:rsidR="00986A74" w:rsidRPr="00986A74">
        <w:t xml:space="preserve">CSEO </w:t>
      </w:r>
      <w:r w:rsidRPr="00986A74">
        <w:t xml:space="preserve">ROV data. </w:t>
      </w:r>
      <w:r w:rsidR="00ED4331">
        <w:t xml:space="preserve">Adequate model fit was determined </w:t>
      </w:r>
      <w:r w:rsidRPr="00986A74">
        <w:t>visually and by examining diagnostic tests, including Q-</w:t>
      </w:r>
      <w:r w:rsidR="00ED4331">
        <w:t>Q</w:t>
      </w:r>
      <w:r w:rsidRPr="00986A74">
        <w:t xml:space="preserve"> plots</w:t>
      </w:r>
      <w:r w:rsidR="00ED4331">
        <w:t>,</w:t>
      </w:r>
      <w:r w:rsidRPr="00986A74">
        <w:t xml:space="preserve"> Chi-square and Kolmogorov-Smirnov (K-S) goodness of fit tests. In addition, the coefficient of variation (CV) was examined to determine precision. </w:t>
      </w:r>
    </w:p>
    <w:p w14:paraId="5E216C23" w14:textId="77777777" w:rsidR="00887939" w:rsidRPr="00986A74" w:rsidRDefault="00887939" w:rsidP="00887939">
      <w:r w:rsidRPr="00986A74">
        <w:t>The preferred model key function and adjustment term was chosen against other models with the same binning and truncation scheme by comparing the AIC values, model fits, and CV values between models. To determine if binning or truncation improved the model results and determine what would be the best binning scheme for the data, the CV values and model fit</w:t>
      </w:r>
      <w:r w:rsidR="0045103A">
        <w:t>s were compared</w:t>
      </w:r>
      <w:r w:rsidRPr="00986A74">
        <w:t xml:space="preserve">. However, the AIC cannot be used to compare between models with </w:t>
      </w:r>
      <w:r w:rsidR="0045103A">
        <w:t xml:space="preserve">differing </w:t>
      </w:r>
      <w:r w:rsidRPr="00986A74">
        <w:t xml:space="preserve">binning or truncation schemes. </w:t>
      </w:r>
    </w:p>
    <w:p w14:paraId="433E6BC8" w14:textId="77777777" w:rsidR="00887939" w:rsidRPr="00986A74" w:rsidRDefault="00BF65AB" w:rsidP="00887939">
      <w:r>
        <w:t>V</w:t>
      </w:r>
      <w:r w:rsidR="00887939" w:rsidRPr="00986A74">
        <w:t>isual examination</w:t>
      </w:r>
      <w:r>
        <w:t xml:space="preserve"> was used to identify</w:t>
      </w:r>
      <w:r w:rsidR="00887939" w:rsidRPr="00986A74">
        <w:t xml:space="preserve"> a model with a good fit at the origin, a shoulder, and a shape that is biologically realistic, e.g. a model with a decreasing probability of detection with distance rather than a uniform probability of detection throughout the observed distances. The K-S and </w:t>
      </w:r>
      <w:r w:rsidR="00887939" w:rsidRPr="00986A74">
        <w:rPr>
          <w:i/>
        </w:rPr>
        <w:t>X</w:t>
      </w:r>
      <w:r w:rsidR="00887939" w:rsidRPr="00986A74">
        <w:rPr>
          <w:vertAlign w:val="superscript"/>
        </w:rPr>
        <w:t>2</w:t>
      </w:r>
      <w:r w:rsidR="00887939" w:rsidRPr="00986A74">
        <w:t xml:space="preserve"> goodness of fit tests are used to determine if the data fit the model well. The K-S test is considered to be a better goodness of fit test; however, it only provides diagnostics if </w:t>
      </w:r>
      <w:r>
        <w:t>data are not</w:t>
      </w:r>
      <w:r w:rsidRPr="00986A74">
        <w:t xml:space="preserve"> </w:t>
      </w:r>
      <w:r w:rsidR="00887939" w:rsidRPr="00986A74">
        <w:t>binn</w:t>
      </w:r>
      <w:r>
        <w:t>ed</w:t>
      </w:r>
      <w:r w:rsidR="00887939" w:rsidRPr="00986A74">
        <w:t>. If the K-S or chi-square p-values are not significant (p &gt; 0.05) it suggests the model has a reasonable fit with no significant deviations in the model. The Q-</w:t>
      </w:r>
      <w:r>
        <w:t>Q</w:t>
      </w:r>
      <w:r w:rsidR="00887939" w:rsidRPr="00986A74">
        <w:t xml:space="preserve"> plot </w:t>
      </w:r>
      <w:r>
        <w:t>is</w:t>
      </w:r>
      <w:r w:rsidRPr="00986A74">
        <w:t xml:space="preserve"> </w:t>
      </w:r>
      <w:r w:rsidR="00887939" w:rsidRPr="00986A74">
        <w:t xml:space="preserve">also used to evaluate model fit for models with no binning. </w:t>
      </w:r>
      <w:r>
        <w:t>M</w:t>
      </w:r>
      <w:r w:rsidR="00887939" w:rsidRPr="00986A74">
        <w:t xml:space="preserve">odels where the detection function is fit to the raw data rather than to binned data, </w:t>
      </w:r>
      <w:r>
        <w:t xml:space="preserve">may still be evaluated with the </w:t>
      </w:r>
      <w:r w:rsidR="00887939" w:rsidRPr="00986A74">
        <w:rPr>
          <w:i/>
        </w:rPr>
        <w:t>X</w:t>
      </w:r>
      <w:r w:rsidR="00887939" w:rsidRPr="00986A74">
        <w:rPr>
          <w:vertAlign w:val="superscript"/>
        </w:rPr>
        <w:t>2</w:t>
      </w:r>
      <w:r w:rsidR="00887939" w:rsidRPr="00986A74">
        <w:t xml:space="preserve"> goodness of fit</w:t>
      </w:r>
      <w:r>
        <w:t>,</w:t>
      </w:r>
      <w:r w:rsidR="00887939" w:rsidRPr="00986A74">
        <w:t xml:space="preserve"> by assessing how well selected binned data fits the detection model. </w:t>
      </w:r>
    </w:p>
    <w:p w14:paraId="4CB9B52B" w14:textId="77777777" w:rsidR="00887939" w:rsidRPr="00986A74" w:rsidRDefault="00887939" w:rsidP="00887939">
      <w:r w:rsidRPr="00986A74">
        <w:t xml:space="preserve">The AIC value was used to determine the model with the best key function and adjustment term for models with the same binning and truncation schemes. A lower AIC score is preferred and the AIC score incorporates the number of parameters, giving a penalty for more parameters. The ∆AIC indicates the degree to which the model with the lowest AIC is preferred over other models. A ∆AIC&lt;2 indicates no </w:t>
      </w:r>
      <w:r w:rsidRPr="00986A74">
        <w:lastRenderedPageBreak/>
        <w:t>credible evidence of superiority of the lower AIC model over the higher, ∆AIC 2–4 weak evidence, 4–7 definite evidence, 7–10 strong evidence, and &gt;10 very strong evidence.</w:t>
      </w:r>
    </w:p>
    <w:p w14:paraId="0B68007A" w14:textId="77777777" w:rsidR="00887939" w:rsidRPr="00986A74" w:rsidRDefault="00887939" w:rsidP="00887939">
      <w:pPr>
        <w:tabs>
          <w:tab w:val="left" w:pos="0"/>
        </w:tabs>
      </w:pPr>
      <w:r w:rsidRPr="00986A74">
        <w:t xml:space="preserve">The precision of the density estimates was determined by examining the CV of the density estimate and the variance components of the density estimate. The CV was used to determine if a model had good precision. If a density estimate has a CV&lt;20% then the model is considered to have sufficiently high precision. </w:t>
      </w:r>
      <w:commentRangeStart w:id="2"/>
      <w:r w:rsidRPr="00986A74">
        <w:t xml:space="preserve">The variance of the density estimate is composed of the variance due to the detection function and the variance due to the encounter rate. </w:t>
      </w:r>
      <w:commentRangeEnd w:id="2"/>
      <w:r w:rsidR="00BF65AB" w:rsidRPr="00986A74">
        <w:rPr>
          <w:rStyle w:val="CommentReference"/>
          <w:sz w:val="22"/>
          <w:szCs w:val="22"/>
        </w:rPr>
        <w:commentReference w:id="2"/>
      </w:r>
      <w:r w:rsidRPr="00986A74">
        <w:t xml:space="preserve">As the model fit to the data improves, the variance due to the detection function decreases. </w:t>
      </w:r>
      <w:commentRangeStart w:id="3"/>
      <w:r w:rsidRPr="00986A74">
        <w:t xml:space="preserve">The variance in the encounter rate is due to the variability in the number of observations among transects. </w:t>
      </w:r>
      <w:del w:id="4" w:author="ben williams" w:date="2017-06-15T17:02:00Z">
        <w:r w:rsidRPr="00986A74" w:rsidDel="00742C6C">
          <w:delText xml:space="preserve"> </w:delText>
        </w:r>
        <w:commentRangeEnd w:id="3"/>
        <w:r w:rsidR="00742C6C" w:rsidRPr="00986A74" w:rsidDel="00742C6C">
          <w:rPr>
            <w:rStyle w:val="CommentReference"/>
            <w:sz w:val="22"/>
            <w:szCs w:val="22"/>
          </w:rPr>
          <w:commentReference w:id="3"/>
        </w:r>
      </w:del>
    </w:p>
    <w:p w14:paraId="2FE6F13C" w14:textId="77777777" w:rsidR="00274E0B" w:rsidRPr="00097C9F" w:rsidRDefault="00274E0B" w:rsidP="00274E0B">
      <w:pPr>
        <w:pStyle w:val="Heading1"/>
        <w:suppressAutoHyphens/>
        <w:spacing w:before="120" w:after="120" w:line="240" w:lineRule="auto"/>
        <w:ind w:right="288"/>
        <w:rPr>
          <w:rFonts w:ascii="Times New Roman Bold" w:eastAsia="Times New Roman" w:hAnsi="Times New Roman Bold" w:cs="Times New Roman"/>
          <w:bCs w:val="0"/>
          <w:caps/>
          <w:color w:val="auto"/>
          <w:sz w:val="32"/>
          <w:szCs w:val="20"/>
        </w:rPr>
      </w:pPr>
      <w:r w:rsidRPr="00097C9F">
        <w:rPr>
          <w:rFonts w:ascii="Times New Roman Bold" w:eastAsia="Times New Roman" w:hAnsi="Times New Roman Bold" w:cs="Times New Roman"/>
          <w:bCs w:val="0"/>
          <w:caps/>
          <w:color w:val="auto"/>
          <w:sz w:val="32"/>
          <w:szCs w:val="20"/>
        </w:rPr>
        <w:t>Results</w:t>
      </w:r>
      <w:r w:rsidR="005B30B6" w:rsidRPr="00097C9F">
        <w:rPr>
          <w:rFonts w:ascii="Times New Roman Bold" w:eastAsia="Times New Roman" w:hAnsi="Times New Roman Bold" w:cs="Times New Roman"/>
          <w:bCs w:val="0"/>
          <w:caps/>
          <w:color w:val="auto"/>
          <w:sz w:val="32"/>
          <w:szCs w:val="20"/>
        </w:rPr>
        <w:t>/Discussion</w:t>
      </w:r>
      <w:r w:rsidRPr="00097C9F">
        <w:rPr>
          <w:rFonts w:ascii="Times New Roman Bold" w:eastAsia="Times New Roman" w:hAnsi="Times New Roman Bold" w:cs="Times New Roman"/>
          <w:bCs w:val="0"/>
          <w:caps/>
          <w:color w:val="auto"/>
          <w:sz w:val="32"/>
          <w:szCs w:val="20"/>
        </w:rPr>
        <w:t xml:space="preserve"> </w:t>
      </w:r>
    </w:p>
    <w:p w14:paraId="49C14504" w14:textId="77777777" w:rsidR="00444C11" w:rsidRPr="00097C9F" w:rsidRDefault="00742C6C" w:rsidP="00444C11">
      <w:r>
        <w:t xml:space="preserve">Of the 32 </w:t>
      </w:r>
      <w:r w:rsidR="00B07948">
        <w:t>v</w:t>
      </w:r>
      <w:r>
        <w:t>alid line transects a</w:t>
      </w:r>
      <w:r w:rsidR="006B13C4" w:rsidRPr="00097C9F">
        <w:t xml:space="preserve"> total of 164</w:t>
      </w:r>
      <w:r w:rsidR="00444C11" w:rsidRPr="00097C9F">
        <w:t xml:space="preserve"> yelloweye </w:t>
      </w:r>
      <w:r w:rsidR="004B10F8" w:rsidRPr="00097C9F">
        <w:t xml:space="preserve">rockfish </w:t>
      </w:r>
      <w:r w:rsidR="00444C11" w:rsidRPr="00097C9F">
        <w:t>were obser</w:t>
      </w:r>
      <w:r w:rsidR="004B10F8" w:rsidRPr="00097C9F">
        <w:t>ved</w:t>
      </w:r>
      <w:r>
        <w:t>,</w:t>
      </w:r>
      <w:r w:rsidR="004B10F8" w:rsidRPr="00097C9F">
        <w:t xml:space="preserve"> </w:t>
      </w:r>
      <w:r w:rsidR="006B13C4" w:rsidRPr="00097C9F">
        <w:t xml:space="preserve">151 </w:t>
      </w:r>
      <w:r w:rsidR="00DA78DD" w:rsidRPr="00097C9F">
        <w:t xml:space="preserve">adults and </w:t>
      </w:r>
      <w:r w:rsidR="006B13C4" w:rsidRPr="00097C9F">
        <w:t>13</w:t>
      </w:r>
      <w:r w:rsidR="00444C11" w:rsidRPr="00097C9F">
        <w:t xml:space="preserve"> subadults</w:t>
      </w:r>
      <w:r w:rsidR="00EA40BF">
        <w:t xml:space="preserve">. </w:t>
      </w:r>
      <w:r w:rsidR="00444C11" w:rsidRPr="00097C9F">
        <w:t xml:space="preserve">On average </w:t>
      </w:r>
      <w:r w:rsidR="00C4101E" w:rsidRPr="00097C9F">
        <w:t>5</w:t>
      </w:r>
      <w:r w:rsidR="00444C11" w:rsidRPr="00097C9F">
        <w:t xml:space="preserve"> yelloweye </w:t>
      </w:r>
      <w:r w:rsidR="00C4101E" w:rsidRPr="00097C9F">
        <w:t>adults or subad</w:t>
      </w:r>
      <w:r w:rsidR="006B13C4" w:rsidRPr="00097C9F">
        <w:t xml:space="preserve">ults were observed per transect </w:t>
      </w:r>
      <w:r w:rsidR="00A24E09" w:rsidRPr="00097C9F">
        <w:t>(Table 1)</w:t>
      </w:r>
      <w:r w:rsidR="00444C11" w:rsidRPr="00097C9F">
        <w:t xml:space="preserve">. No </w:t>
      </w:r>
      <w:r w:rsidR="00EA40BF">
        <w:t>yelloweye rockfish</w:t>
      </w:r>
      <w:r w:rsidR="00444C11" w:rsidRPr="00097C9F">
        <w:t xml:space="preserve"> were observed on </w:t>
      </w:r>
      <w:r w:rsidR="006B13C4" w:rsidRPr="00097C9F">
        <w:t>one o</w:t>
      </w:r>
      <w:r w:rsidR="000E2E03" w:rsidRPr="00097C9F">
        <w:t>f the 2016</w:t>
      </w:r>
      <w:r w:rsidR="004B6734" w:rsidRPr="00097C9F">
        <w:t xml:space="preserve"> </w:t>
      </w:r>
      <w:r w:rsidR="00097C9F" w:rsidRPr="00097C9F">
        <w:t xml:space="preserve">CSEO </w:t>
      </w:r>
      <w:r w:rsidR="00444C11" w:rsidRPr="00097C9F">
        <w:t>transects</w:t>
      </w:r>
      <w:r w:rsidR="00097C9F" w:rsidRPr="00097C9F">
        <w:t>. A maximum of 13</w:t>
      </w:r>
      <w:r w:rsidR="00444C11" w:rsidRPr="00097C9F">
        <w:t xml:space="preserve"> yelloweye were observed </w:t>
      </w:r>
      <w:r w:rsidR="00EA40BF">
        <w:t>on a single</w:t>
      </w:r>
      <w:r w:rsidR="00EA40BF" w:rsidRPr="00097C9F">
        <w:t xml:space="preserve"> </w:t>
      </w:r>
      <w:r w:rsidR="00097C9F" w:rsidRPr="00097C9F">
        <w:t>transect</w:t>
      </w:r>
      <w:r w:rsidR="0014062C" w:rsidRPr="00097C9F">
        <w:t xml:space="preserve"> (Table 1)</w:t>
      </w:r>
      <w:r w:rsidR="00444C11" w:rsidRPr="00097C9F">
        <w:t xml:space="preserve">. </w:t>
      </w:r>
    </w:p>
    <w:p w14:paraId="16818977" w14:textId="77777777" w:rsidR="0003231D" w:rsidRPr="00397158" w:rsidRDefault="00B07C03" w:rsidP="0003231D">
      <w:pPr>
        <w:rPr>
          <w:color w:val="FF0000"/>
        </w:rPr>
      </w:pPr>
      <w:r w:rsidRPr="00397158">
        <w:t>Length measurements</w:t>
      </w:r>
      <w:r w:rsidR="005B30B6" w:rsidRPr="00397158">
        <w:t xml:space="preserve"> were examined by </w:t>
      </w:r>
      <w:r w:rsidR="007E25CA">
        <w:t xml:space="preserve">fish stage based upon </w:t>
      </w:r>
      <w:r w:rsidR="00EA40BF">
        <w:t>morphological appearance</w:t>
      </w:r>
      <w:r w:rsidR="00EA40BF" w:rsidRPr="00397158">
        <w:t xml:space="preserve"> </w:t>
      </w:r>
      <w:r w:rsidR="005B30B6" w:rsidRPr="00397158">
        <w:t xml:space="preserve">to determine which yelloweye to include in </w:t>
      </w:r>
      <w:r w:rsidR="00EA40BF">
        <w:t xml:space="preserve">the </w:t>
      </w:r>
      <w:r w:rsidR="005B30B6" w:rsidRPr="00397158">
        <w:t>density estimates.</w:t>
      </w:r>
      <w:r w:rsidR="00397158" w:rsidRPr="00397158">
        <w:t xml:space="preserve"> Lengths were collected from 91</w:t>
      </w:r>
      <w:r w:rsidR="005B30B6" w:rsidRPr="00397158">
        <w:t xml:space="preserve"> adults, </w:t>
      </w:r>
      <w:r w:rsidR="00397158" w:rsidRPr="00397158">
        <w:t>10</w:t>
      </w:r>
      <w:r w:rsidRPr="00397158">
        <w:t xml:space="preserve"> subadults</w:t>
      </w:r>
      <w:r w:rsidR="00397158" w:rsidRPr="00397158">
        <w:t>, and 14</w:t>
      </w:r>
      <w:r w:rsidR="005B30B6" w:rsidRPr="00397158">
        <w:t xml:space="preserve"> juveniles</w:t>
      </w:r>
      <w:r w:rsidRPr="00397158">
        <w:t xml:space="preserve">. These data were edited to </w:t>
      </w:r>
      <w:r w:rsidR="005B30B6" w:rsidRPr="00397158">
        <w:t>exclude</w:t>
      </w:r>
      <w:r w:rsidRPr="00397158">
        <w:t xml:space="preserve"> measurements with large errors</w:t>
      </w:r>
      <w:r w:rsidR="00FC0521" w:rsidRPr="00397158">
        <w:t xml:space="preserve"> (</w:t>
      </w:r>
      <w:r w:rsidR="00F82340" w:rsidRPr="00397158">
        <w:t>horizontal angle&gt;30</w:t>
      </w:r>
      <w:r w:rsidR="00EA40BF">
        <w:t>°</w:t>
      </w:r>
      <w:r w:rsidR="00F82340" w:rsidRPr="00397158">
        <w:t>, precision &gt;40</w:t>
      </w:r>
      <w:r w:rsidRPr="00397158">
        <w:t> mm</w:t>
      </w:r>
      <w:r w:rsidR="00F82340" w:rsidRPr="00397158">
        <w:t>,</w:t>
      </w:r>
      <w:r w:rsidRPr="00397158">
        <w:t xml:space="preserve"> and root mean square error </w:t>
      </w:r>
      <w:r w:rsidR="00EA40BF" w:rsidRPr="00397158">
        <w:t>(RMS</w:t>
      </w:r>
      <w:r w:rsidR="00EA40BF">
        <w:t xml:space="preserve">E) </w:t>
      </w:r>
      <w:r w:rsidRPr="00397158">
        <w:t>&gt;10 mm</w:t>
      </w:r>
      <w:r w:rsidR="005B30B6" w:rsidRPr="00397158">
        <w:t xml:space="preserve"> from </w:t>
      </w:r>
      <w:r w:rsidR="00F82340" w:rsidRPr="00397158">
        <w:t xml:space="preserve">the </w:t>
      </w:r>
      <w:r w:rsidR="005B30B6" w:rsidRPr="00397158">
        <w:t>average, minimum, and maximum length calculations</w:t>
      </w:r>
      <w:r w:rsidRPr="00397158">
        <w:t>.</w:t>
      </w:r>
      <w:r w:rsidRPr="00397158">
        <w:rPr>
          <w:color w:val="FF0000"/>
        </w:rPr>
        <w:t xml:space="preserve"> </w:t>
      </w:r>
      <w:r w:rsidR="00F82340" w:rsidRPr="00397158">
        <w:t>However, each of these errors alone may not cause invalid length measurements</w:t>
      </w:r>
      <w:r w:rsidR="00F82340" w:rsidRPr="00397158">
        <w:rPr>
          <w:color w:val="FF0000"/>
        </w:rPr>
        <w:t xml:space="preserve">. </w:t>
      </w:r>
      <w:r w:rsidR="005B30B6" w:rsidRPr="00F1245B">
        <w:t xml:space="preserve">The </w:t>
      </w:r>
      <w:r w:rsidR="00397158" w:rsidRPr="00F1245B">
        <w:t>2016 C</w:t>
      </w:r>
      <w:r w:rsidR="00F82340" w:rsidRPr="00F1245B">
        <w:t>SEO</w:t>
      </w:r>
      <w:r w:rsidR="004B6734" w:rsidRPr="00F1245B">
        <w:t xml:space="preserve"> </w:t>
      </w:r>
      <w:r w:rsidR="005B30B6" w:rsidRPr="00F1245B">
        <w:t xml:space="preserve">adult average </w:t>
      </w:r>
      <w:r w:rsidR="00FB699C" w:rsidRPr="00F1245B">
        <w:t xml:space="preserve">length </w:t>
      </w:r>
      <w:r w:rsidR="00EA40BF">
        <w:t>was</w:t>
      </w:r>
      <w:r w:rsidR="00EA40BF" w:rsidRPr="00F1245B">
        <w:t xml:space="preserve"> </w:t>
      </w:r>
      <w:r w:rsidR="00F1245B" w:rsidRPr="00F1245B">
        <w:t>509</w:t>
      </w:r>
      <w:r w:rsidRPr="00F1245B">
        <w:t> </w:t>
      </w:r>
      <w:r w:rsidR="00F1245B" w:rsidRPr="00F1245B">
        <w:t>mm with lengths ranging from 386–667</w:t>
      </w:r>
      <w:r w:rsidR="005B30B6" w:rsidRPr="00F1245B">
        <w:t xml:space="preserve"> mm; the subadult average length </w:t>
      </w:r>
      <w:r w:rsidR="00EA40BF">
        <w:t>was</w:t>
      </w:r>
      <w:r w:rsidR="00EA40BF" w:rsidRPr="00F1245B">
        <w:t xml:space="preserve"> </w:t>
      </w:r>
      <w:r w:rsidR="00F1245B" w:rsidRPr="00F1245B">
        <w:t>347</w:t>
      </w:r>
      <w:r w:rsidRPr="00F1245B">
        <w:t xml:space="preserve"> mm with </w:t>
      </w:r>
      <w:r w:rsidR="005B30B6" w:rsidRPr="00F1245B">
        <w:t xml:space="preserve">lengths ranging from </w:t>
      </w:r>
      <w:r w:rsidR="00F1245B" w:rsidRPr="00F1245B">
        <w:t>285–389</w:t>
      </w:r>
      <w:r w:rsidRPr="00F1245B">
        <w:t> mm</w:t>
      </w:r>
      <w:r w:rsidR="005B30B6" w:rsidRPr="00F1245B">
        <w:t xml:space="preserve">. Juvenile average length </w:t>
      </w:r>
      <w:r w:rsidR="00EA40BF">
        <w:t>was</w:t>
      </w:r>
      <w:r w:rsidR="00EA40BF" w:rsidRPr="00F1245B">
        <w:t xml:space="preserve"> </w:t>
      </w:r>
      <w:r w:rsidR="00F1245B" w:rsidRPr="00F1245B">
        <w:t>226 mm with lengths ranging from 165–321</w:t>
      </w:r>
      <w:r w:rsidR="005B30B6" w:rsidRPr="00F1245B">
        <w:t xml:space="preserve">. Some overlap occurred between the length range of subadults and juveniles </w:t>
      </w:r>
      <w:r w:rsidR="00EA40BF">
        <w:t>as well as between</w:t>
      </w:r>
      <w:r w:rsidR="00EA40BF" w:rsidRPr="00F1245B">
        <w:t xml:space="preserve"> </w:t>
      </w:r>
      <w:r w:rsidR="005B30B6" w:rsidRPr="00F1245B">
        <w:t>subadults and adults</w:t>
      </w:r>
      <w:r w:rsidR="00035593">
        <w:t>;</w:t>
      </w:r>
      <w:r w:rsidR="005B30B6" w:rsidRPr="00F1245B">
        <w:t xml:space="preserve"> no overlap occurred between juveniles and adults.  </w:t>
      </w:r>
      <w:r w:rsidR="0012685B" w:rsidRPr="00F1245B">
        <w:t>T</w:t>
      </w:r>
      <w:r w:rsidR="0003231D" w:rsidRPr="00F1245B">
        <w:t>here</w:t>
      </w:r>
      <w:r w:rsidR="0003231D" w:rsidRPr="00397158">
        <w:t xml:space="preserve"> is subjectivity in </w:t>
      </w:r>
      <w:r w:rsidR="00EA40BF">
        <w:t>morphological classification, e.g.,</w:t>
      </w:r>
      <w:r w:rsidR="0012685B" w:rsidRPr="00397158">
        <w:t xml:space="preserve"> some subadults may be adults and vice versa. </w:t>
      </w:r>
      <w:r w:rsidR="0012685B" w:rsidRPr="00F1245B">
        <w:t xml:space="preserve">All juveniles were &lt;340 mm and excluded from the distance analysis. </w:t>
      </w:r>
      <w:r w:rsidR="00FC0521" w:rsidRPr="00F1245B">
        <w:t xml:space="preserve"> </w:t>
      </w:r>
      <w:r w:rsidR="0012685B" w:rsidRPr="00F1245B">
        <w:t xml:space="preserve">Juveniles have </w:t>
      </w:r>
      <w:r w:rsidR="00EA40BF">
        <w:t>not</w:t>
      </w:r>
      <w:r w:rsidR="00EA40BF" w:rsidRPr="00F1245B">
        <w:t xml:space="preserve"> </w:t>
      </w:r>
      <w:r w:rsidR="0012685B" w:rsidRPr="00F1245B">
        <w:t xml:space="preserve">been included in the density analyses </w:t>
      </w:r>
      <w:r w:rsidR="00EA40BF">
        <w:t>in previous years</w:t>
      </w:r>
      <w:r w:rsidR="0012685B" w:rsidRPr="00F1245B">
        <w:t>. It may be</w:t>
      </w:r>
      <w:r w:rsidR="0012685B" w:rsidRPr="00397158">
        <w:t xml:space="preserve"> difficult to obtain valid density estimates for juvenile yelloweye</w:t>
      </w:r>
      <w:r w:rsidR="00EA40BF">
        <w:t xml:space="preserve"> rockfish</w:t>
      </w:r>
      <w:r w:rsidR="0012685B" w:rsidRPr="00397158">
        <w:t xml:space="preserve">, because they are more difficult to identify among other small rockfish, and </w:t>
      </w:r>
      <w:r w:rsidR="00EA40BF">
        <w:t>they</w:t>
      </w:r>
      <w:r w:rsidR="0012685B" w:rsidRPr="00397158">
        <w:t xml:space="preserve"> may exhibit different behaviors such as avoidance </w:t>
      </w:r>
      <w:r w:rsidR="00EA40BF">
        <w:t>of</w:t>
      </w:r>
      <w:r w:rsidR="00EA40BF" w:rsidRPr="00397158">
        <w:t xml:space="preserve"> </w:t>
      </w:r>
      <w:r w:rsidR="0012685B" w:rsidRPr="00397158">
        <w:t xml:space="preserve">the survey vehicle or be more likely to seek cover. </w:t>
      </w:r>
      <w:r w:rsidR="00F1245B" w:rsidRPr="00F1245B">
        <w:t>Four</w:t>
      </w:r>
      <w:r w:rsidR="0012685B" w:rsidRPr="00F1245B">
        <w:t xml:space="preserve"> subadults were &lt;</w:t>
      </w:r>
      <w:r w:rsidR="00D759A6" w:rsidRPr="00F1245B">
        <w:t>340</w:t>
      </w:r>
      <w:r w:rsidR="0012685B" w:rsidRPr="00F1245B">
        <w:t xml:space="preserve"> mm </w:t>
      </w:r>
      <w:r w:rsidRPr="00F1245B">
        <w:t xml:space="preserve">and were excluded from the </w:t>
      </w:r>
      <w:r w:rsidR="0012685B" w:rsidRPr="00F1245B">
        <w:t>distance analysis using</w:t>
      </w:r>
      <w:r w:rsidRPr="00F1245B">
        <w:t xml:space="preserve"> current stock assessment methods. </w:t>
      </w:r>
      <w:r w:rsidR="0003231D" w:rsidRPr="00F1245B">
        <w:t>Prior to</w:t>
      </w:r>
      <w:r w:rsidR="0003231D" w:rsidRPr="00397158">
        <w:t xml:space="preserve"> 2012, </w:t>
      </w:r>
      <w:r w:rsidR="00FB699C" w:rsidRPr="00397158">
        <w:t>all</w:t>
      </w:r>
      <w:r w:rsidR="0003231D" w:rsidRPr="00397158">
        <w:t xml:space="preserve"> subadults and adults were included in the density analysis because no length data were available for the submersible survey; however, size and morphology would have been easier to judge </w:t>
      </w:r>
      <w:r w:rsidR="00FB699C" w:rsidRPr="00397158">
        <w:t xml:space="preserve">in-situ </w:t>
      </w:r>
      <w:r w:rsidR="0003231D" w:rsidRPr="00397158">
        <w:t xml:space="preserve">from the submersible than from the ROV video. </w:t>
      </w:r>
    </w:p>
    <w:p w14:paraId="02835A00" w14:textId="77777777" w:rsidR="00326CEE" w:rsidRPr="00BB7ACD" w:rsidRDefault="00326CEE" w:rsidP="00326CEE">
      <w:r w:rsidRPr="00F1245B">
        <w:t>The 201</w:t>
      </w:r>
      <w:r w:rsidR="007E37EC">
        <w:t>6 C</w:t>
      </w:r>
      <w:r w:rsidR="0012685B" w:rsidRPr="00F1245B">
        <w:t>SEO</w:t>
      </w:r>
      <w:r w:rsidRPr="00F1245B">
        <w:t xml:space="preserve"> ROV survey results suggest that using an ROV to conduct line transect sampling continues to be a valid method to estimate yelloweye rockfish density. Models were produced that fit the data well, the assumptions of distance sampling were met, and CV estimates indicate reasonable precision in the density estimate</w:t>
      </w:r>
      <w:r w:rsidR="0039313A" w:rsidRPr="00F1245B">
        <w:t xml:space="preserve"> (Table 2</w:t>
      </w:r>
      <w:r w:rsidR="0039313A" w:rsidRPr="00BB7ACD">
        <w:t>)</w:t>
      </w:r>
      <w:r w:rsidRPr="00BB7ACD">
        <w:t>.</w:t>
      </w:r>
      <w:r w:rsidR="00722F29" w:rsidRPr="00BB7ACD">
        <w:t xml:space="preserve"> In 2016 </w:t>
      </w:r>
      <w:commentRangeStart w:id="5"/>
      <w:r w:rsidR="00F1245B" w:rsidRPr="00BB7ACD">
        <w:t>C</w:t>
      </w:r>
      <w:r w:rsidR="00722F29" w:rsidRPr="00BB7ACD">
        <w:t xml:space="preserve">SEO </w:t>
      </w:r>
      <w:commentRangeEnd w:id="5"/>
      <w:r w:rsidR="00FD76EC" w:rsidRPr="00BB7ACD">
        <w:rPr>
          <w:rStyle w:val="CommentReference"/>
          <w:sz w:val="22"/>
          <w:szCs w:val="22"/>
        </w:rPr>
        <w:commentReference w:id="5"/>
      </w:r>
      <w:r w:rsidR="00722F29" w:rsidRPr="00BB7ACD">
        <w:t>management area</w:t>
      </w:r>
      <w:r w:rsidRPr="00BB7ACD">
        <w:t>, the majority of the variance of the density estimates was due to the variability of the encounter rate with the remaining variance due to the detection probability</w:t>
      </w:r>
      <w:r w:rsidR="0039313A" w:rsidRPr="00BB7ACD">
        <w:t xml:space="preserve"> (Table 2)</w:t>
      </w:r>
      <w:r w:rsidRPr="00BB7ACD">
        <w:t xml:space="preserve">. The variance due to the detection probability decreases as </w:t>
      </w:r>
      <w:r w:rsidRPr="00BB7ACD">
        <w:lastRenderedPageBreak/>
        <w:t xml:space="preserve">the fit of the model to the data improves; the low variance due to the detection probability indicates that the data fits </w:t>
      </w:r>
      <w:r w:rsidR="00C06CFB" w:rsidRPr="00BB7ACD">
        <w:t>the model well</w:t>
      </w:r>
      <w:r w:rsidRPr="00BB7ACD">
        <w:t xml:space="preserve">. </w:t>
      </w:r>
      <w:r w:rsidR="00BB7ACD" w:rsidRPr="00BB7ACD">
        <w:t>However, the variability due to the detection probability was lower in previous surveys.</w:t>
      </w:r>
    </w:p>
    <w:p w14:paraId="04205538" w14:textId="77777777" w:rsidR="007D1E1E" w:rsidRPr="00435CA9" w:rsidRDefault="00444C11" w:rsidP="00444C11">
      <w:pPr>
        <w:rPr>
          <w:color w:val="FF0000"/>
        </w:rPr>
      </w:pPr>
      <w:r w:rsidRPr="00BB7ACD">
        <w:t xml:space="preserve">Models with good fits to the data were obtained for </w:t>
      </w:r>
      <w:r w:rsidR="00035593">
        <w:t>all three analyses</w:t>
      </w:r>
      <w:r w:rsidRPr="00BB7ACD">
        <w:t xml:space="preserve">. The best models had </w:t>
      </w:r>
      <w:r w:rsidR="00BB7ACD" w:rsidRPr="00BB7ACD">
        <w:t>half normal</w:t>
      </w:r>
      <w:r w:rsidRPr="00BB7ACD">
        <w:t xml:space="preserve"> key functions with a cosine series expansion term; these models had </w:t>
      </w:r>
      <w:r w:rsidR="007D1E1E" w:rsidRPr="00BB7ACD">
        <w:t xml:space="preserve">a probability detection function with a </w:t>
      </w:r>
      <w:r w:rsidR="00BB7ACD" w:rsidRPr="00BB7ACD">
        <w:t>small shoulder.</w:t>
      </w:r>
      <w:r w:rsidR="00FA13B7">
        <w:t xml:space="preserve"> I</w:t>
      </w:r>
      <w:r w:rsidR="00BB7ACD" w:rsidRPr="00BB7ACD">
        <w:t>t is preferred to have a model with a larger shoulder</w:t>
      </w:r>
      <w:r w:rsidR="007D1E1E" w:rsidRPr="00BB7ACD">
        <w:t xml:space="preserve"> extending from the transect origin before declining at larger distances</w:t>
      </w:r>
      <w:r w:rsidR="0039313A" w:rsidRPr="00BB7ACD">
        <w:t xml:space="preserve"> (Figure </w:t>
      </w:r>
      <w:r w:rsidR="00BB7ACD">
        <w:t>4–6</w:t>
      </w:r>
      <w:r w:rsidR="0039313A" w:rsidRPr="00BB7ACD">
        <w:t>)</w:t>
      </w:r>
      <w:r w:rsidR="007D1E1E" w:rsidRPr="00BB7ACD">
        <w:t xml:space="preserve">. </w:t>
      </w:r>
      <w:r w:rsidR="007E37EC">
        <w:t xml:space="preserve">In the </w:t>
      </w:r>
      <w:r w:rsidR="00FA13B7">
        <w:t xml:space="preserve">past ROV surveys, a hazard rate key function was preferred, which had a shoulder </w:t>
      </w:r>
      <w:r w:rsidR="00FD76EC">
        <w:t xml:space="preserve">that </w:t>
      </w:r>
      <w:r w:rsidR="00FA13B7">
        <w:t xml:space="preserve">extended out to four to six feet from the origin. However, </w:t>
      </w:r>
      <w:r w:rsidR="00FD76EC">
        <w:t xml:space="preserve">while model diagnostics were good, </w:t>
      </w:r>
      <w:r w:rsidR="00FA13B7">
        <w:t>the hazard rate models produced shapes that were biologically unrealistic for the 2016 CSEO survey</w:t>
      </w:r>
      <w:r w:rsidR="00FD76EC">
        <w:t xml:space="preserve"> </w:t>
      </w:r>
      <w:r w:rsidR="00FD76EC" w:rsidRPr="00435CA9">
        <w:t>(Appendix 1–3)</w:t>
      </w:r>
      <w:r w:rsidR="00FD76EC">
        <w:t xml:space="preserve"> and were excluded from further consideration</w:t>
      </w:r>
      <w:r w:rsidR="00FA13B7">
        <w:t xml:space="preserve">. </w:t>
      </w:r>
      <w:r w:rsidR="007E37EC">
        <w:t xml:space="preserve"> </w:t>
      </w:r>
      <w:r w:rsidR="00FA13B7">
        <w:t xml:space="preserve">The steeper decline in the number of yelloweye observed from the origin may be due to the terrain. In high relief habitat it may be more difficult to observe yelloweye close to the ROV if they are in cracks or behind rocks. </w:t>
      </w:r>
      <w:commentRangeStart w:id="6"/>
      <w:r w:rsidR="00FA13B7">
        <w:t>We did a review of the belly camera</w:t>
      </w:r>
      <w:r w:rsidR="00FD76EC">
        <w:t xml:space="preserve"> to</w:t>
      </w:r>
      <w:r w:rsidR="00FA13B7">
        <w:t xml:space="preserve"> ensure that all fish within close range of the transect line were observed if not obstructed. </w:t>
      </w:r>
      <w:commentRangeEnd w:id="6"/>
      <w:r w:rsidR="00FD76EC" w:rsidRPr="00435CA9">
        <w:rPr>
          <w:rStyle w:val="CommentReference"/>
          <w:sz w:val="22"/>
          <w:szCs w:val="22"/>
        </w:rPr>
        <w:commentReference w:id="6"/>
      </w:r>
      <w:r w:rsidR="00435CA9" w:rsidRPr="00435CA9">
        <w:t>The</w:t>
      </w:r>
      <w:r w:rsidR="007D1E1E" w:rsidRPr="00435CA9">
        <w:t xml:space="preserve"> AIC values</w:t>
      </w:r>
      <w:r w:rsidR="00A01B2B" w:rsidRPr="00435CA9">
        <w:t xml:space="preserve"> </w:t>
      </w:r>
      <w:r w:rsidR="00435CA9" w:rsidRPr="00435CA9">
        <w:t xml:space="preserve">were generally pretty similar between models, usually the </w:t>
      </w:r>
      <w:r w:rsidR="00A01B2B" w:rsidRPr="00435CA9">
        <w:t xml:space="preserve">difference wasn’t large enough for </w:t>
      </w:r>
      <w:r w:rsidR="00FD76EC">
        <w:t>a</w:t>
      </w:r>
      <w:r w:rsidR="00FD76EC" w:rsidRPr="00435CA9">
        <w:t xml:space="preserve"> </w:t>
      </w:r>
      <w:r w:rsidR="00A01B2B" w:rsidRPr="00435CA9">
        <w:t>model to be preferred using only the AIC as criteria (Appendix 1</w:t>
      </w:r>
      <w:r w:rsidR="00BB7ACD" w:rsidRPr="00435CA9">
        <w:t>–3</w:t>
      </w:r>
      <w:r w:rsidR="00A01B2B" w:rsidRPr="00435CA9">
        <w:t xml:space="preserve">). </w:t>
      </w:r>
    </w:p>
    <w:p w14:paraId="6772070E" w14:textId="77777777" w:rsidR="00C21111" w:rsidRPr="00435CA9" w:rsidRDefault="007D1E1E" w:rsidP="00C21111">
      <w:r w:rsidRPr="00435CA9">
        <w:t>Models wit</w:t>
      </w:r>
      <w:r w:rsidR="00193770" w:rsidRPr="00435CA9">
        <w:t>hout</w:t>
      </w:r>
      <w:r w:rsidR="0087233F" w:rsidRPr="00435CA9">
        <w:t xml:space="preserve"> </w:t>
      </w:r>
      <w:r w:rsidRPr="00435CA9">
        <w:t>binning were preferred</w:t>
      </w:r>
      <w:r w:rsidR="0042315C" w:rsidRPr="00435CA9">
        <w:t xml:space="preserve"> </w:t>
      </w:r>
      <w:r w:rsidR="00193770" w:rsidRPr="00435CA9">
        <w:t>for the</w:t>
      </w:r>
      <w:r w:rsidR="0042315C" w:rsidRPr="00435CA9">
        <w:t xml:space="preserve"> 2</w:t>
      </w:r>
      <w:r w:rsidR="00722F29" w:rsidRPr="00435CA9">
        <w:t xml:space="preserve">016 </w:t>
      </w:r>
      <w:r w:rsidR="00435CA9" w:rsidRPr="00435CA9">
        <w:t>C</w:t>
      </w:r>
      <w:r w:rsidR="00722F29" w:rsidRPr="00435CA9">
        <w:t>SEO</w:t>
      </w:r>
      <w:r w:rsidR="00D839B2" w:rsidRPr="00435CA9">
        <w:t xml:space="preserve"> data. </w:t>
      </w:r>
      <w:r w:rsidR="00CD2E79">
        <w:t>Unbinned</w:t>
      </w:r>
      <w:r w:rsidR="00CD2E79" w:rsidRPr="00435CA9">
        <w:t xml:space="preserve"> </w:t>
      </w:r>
      <w:r w:rsidR="0042315C" w:rsidRPr="00435CA9">
        <w:t xml:space="preserve">data retains </w:t>
      </w:r>
      <w:r w:rsidR="00CD2E79">
        <w:t>data</w:t>
      </w:r>
      <w:r w:rsidR="00CD2E79" w:rsidRPr="00435CA9">
        <w:t xml:space="preserve"> </w:t>
      </w:r>
      <w:r w:rsidR="0042315C" w:rsidRPr="00435CA9">
        <w:t>variability</w:t>
      </w:r>
      <w:r w:rsidR="00CD2E79">
        <w:t>, h</w:t>
      </w:r>
      <w:r w:rsidR="00D839B2" w:rsidRPr="00435CA9">
        <w:t>owever, b</w:t>
      </w:r>
      <w:r w:rsidR="0042315C" w:rsidRPr="00435CA9">
        <w:t>inning data can improve the robustness in the density estimator if errors in measurement occur,</w:t>
      </w:r>
      <w:r w:rsidR="00CD2E79">
        <w:t xml:space="preserve"> and/or</w:t>
      </w:r>
      <w:r w:rsidR="0042315C" w:rsidRPr="00435CA9">
        <w:t xml:space="preserve"> heaping or avoidance behavior</w:t>
      </w:r>
      <w:r w:rsidR="00CD2E79">
        <w:t>s are present</w:t>
      </w:r>
      <w:r w:rsidR="0042315C" w:rsidRPr="00435CA9">
        <w:t xml:space="preserve">. </w:t>
      </w:r>
      <w:r w:rsidR="00C21111" w:rsidRPr="00435CA9">
        <w:t>With the submersible survey</w:t>
      </w:r>
      <w:r w:rsidR="00D839B2" w:rsidRPr="00435CA9">
        <w:t>,</w:t>
      </w:r>
      <w:r w:rsidR="00C21111" w:rsidRPr="00435CA9">
        <w:t xml:space="preserve"> data were grouped because distances were estimated by observers, </w:t>
      </w:r>
      <w:r w:rsidR="00CD2E79">
        <w:t>introducing</w:t>
      </w:r>
      <w:r w:rsidR="00C21111" w:rsidRPr="00435CA9">
        <w:t xml:space="preserve"> both error in distance measurements and heaping of data due to rounding by the observer (i.e. 2ft, 10 ft, 15, etc.). </w:t>
      </w:r>
      <w:r w:rsidR="00D839B2" w:rsidRPr="00435CA9">
        <w:t xml:space="preserve">With the ROV survey, stereo cameras allow measurements to be taken with minimal error. In addition, there was no indication of </w:t>
      </w:r>
      <w:r w:rsidR="0042315C" w:rsidRPr="00435CA9">
        <w:t>avoidance behavior in the detection function (i.e. increase in frequency histograms from origin to some distance</w:t>
      </w:r>
      <w:r w:rsidR="00A01B2B" w:rsidRPr="00435CA9">
        <w:t>; Figure 1</w:t>
      </w:r>
      <w:r w:rsidR="00435CA9">
        <w:t>–3</w:t>
      </w:r>
      <w:r w:rsidR="0042315C" w:rsidRPr="00435CA9">
        <w:t>) or in the behavior of yelloweye</w:t>
      </w:r>
      <w:r w:rsidR="00D839B2" w:rsidRPr="00435CA9">
        <w:t xml:space="preserve"> rockfish</w:t>
      </w:r>
      <w:r w:rsidR="0042315C" w:rsidRPr="00435CA9">
        <w:t>.</w:t>
      </w:r>
      <w:r w:rsidR="00A36A96" w:rsidRPr="00435CA9">
        <w:t xml:space="preserve"> </w:t>
      </w:r>
    </w:p>
    <w:p w14:paraId="1C85A063" w14:textId="77777777" w:rsidR="00D839B2" w:rsidRPr="00050D51" w:rsidRDefault="00722F29" w:rsidP="00D839B2">
      <w:r w:rsidRPr="00435CA9">
        <w:t>In</w:t>
      </w:r>
      <w:r w:rsidR="00435CA9" w:rsidRPr="00435CA9">
        <w:t xml:space="preserve"> C</w:t>
      </w:r>
      <w:r w:rsidR="00A36A96" w:rsidRPr="00435CA9">
        <w:t>SEO in</w:t>
      </w:r>
      <w:r w:rsidRPr="00435CA9">
        <w:t xml:space="preserve"> 2016</w:t>
      </w:r>
      <w:r w:rsidR="00D839B2" w:rsidRPr="00435CA9">
        <w:t>, models with</w:t>
      </w:r>
      <w:r w:rsidR="00A36A96" w:rsidRPr="00435CA9">
        <w:t>out</w:t>
      </w:r>
      <w:r w:rsidR="00D839B2" w:rsidRPr="00435CA9">
        <w:t xml:space="preserve"> data truncation were </w:t>
      </w:r>
      <w:r w:rsidR="00A36A96" w:rsidRPr="00435CA9">
        <w:t>chosen and</w:t>
      </w:r>
      <w:r w:rsidR="00435CA9" w:rsidRPr="00435CA9">
        <w:t xml:space="preserve"> fit the data better (Appendix 1–Appendix 3</w:t>
      </w:r>
      <w:r w:rsidR="00A36A96" w:rsidRPr="00435CA9">
        <w:t>)</w:t>
      </w:r>
      <w:r w:rsidR="00D839B2" w:rsidRPr="00435CA9">
        <w:t xml:space="preserve">. </w:t>
      </w:r>
      <w:r w:rsidR="007140FA" w:rsidRPr="00435CA9">
        <w:t xml:space="preserve">Truncation is employed to prevent the tail of the model from overly influencing the overall model fit. </w:t>
      </w:r>
      <w:r w:rsidR="00F80428" w:rsidRPr="00435CA9">
        <w:t xml:space="preserve">Data </w:t>
      </w:r>
      <w:r w:rsidR="007140FA" w:rsidRPr="00435CA9">
        <w:t>were</w:t>
      </w:r>
      <w:r w:rsidR="00F80428" w:rsidRPr="00435CA9">
        <w:t xml:space="preserve"> </w:t>
      </w:r>
      <w:r w:rsidR="007140FA" w:rsidRPr="00435CA9">
        <w:t xml:space="preserve">generally </w:t>
      </w:r>
      <w:r w:rsidR="00F80428" w:rsidRPr="00435CA9">
        <w:t xml:space="preserve">truncated for the submersible surveys with yelloweye </w:t>
      </w:r>
      <w:r w:rsidR="00CD2E79">
        <w:t xml:space="preserve">rockfish </w:t>
      </w:r>
      <w:r w:rsidR="00F80428" w:rsidRPr="00435CA9">
        <w:t xml:space="preserve">sometimes identifiable at distances as great as 30 ft. </w:t>
      </w:r>
      <w:r w:rsidR="007140FA" w:rsidRPr="00435CA9">
        <w:t>F</w:t>
      </w:r>
      <w:r w:rsidR="00F80428" w:rsidRPr="00435CA9">
        <w:t xml:space="preserve">ish observations </w:t>
      </w:r>
      <w:r w:rsidR="00CD2E79">
        <w:t>at greater distances occur less frequently using</w:t>
      </w:r>
      <w:r w:rsidR="007140FA" w:rsidRPr="00435CA9">
        <w:t xml:space="preserve"> the ROV </w:t>
      </w:r>
      <w:r w:rsidR="00F80428" w:rsidRPr="00435CA9">
        <w:t xml:space="preserve">as </w:t>
      </w:r>
      <w:r w:rsidR="00CD2E79">
        <w:t>compared to using the</w:t>
      </w:r>
      <w:r w:rsidR="00F80428" w:rsidRPr="00435CA9">
        <w:t xml:space="preserve"> submersible</w:t>
      </w:r>
      <w:r w:rsidR="00CD2E79">
        <w:t>,</w:t>
      </w:r>
      <w:r w:rsidR="00F80428" w:rsidRPr="00435CA9">
        <w:t xml:space="preserve"> where there was possibility of observations at </w:t>
      </w:r>
      <w:r w:rsidR="00CD2E79">
        <w:t>greater</w:t>
      </w:r>
      <w:r w:rsidR="00CD2E79" w:rsidRPr="00435CA9">
        <w:t xml:space="preserve"> </w:t>
      </w:r>
      <w:r w:rsidR="00F80428" w:rsidRPr="00435CA9">
        <w:t xml:space="preserve">distances. </w:t>
      </w:r>
      <w:r w:rsidR="007140FA" w:rsidRPr="00435CA9">
        <w:t xml:space="preserve"> </w:t>
      </w:r>
      <w:r w:rsidR="00A36A96" w:rsidRPr="00435CA9">
        <w:t xml:space="preserve">Fish were observed to </w:t>
      </w:r>
      <w:r w:rsidR="00435CA9" w:rsidRPr="00435CA9">
        <w:t xml:space="preserve">about </w:t>
      </w:r>
      <w:r w:rsidR="00435CA9" w:rsidRPr="00984AA2">
        <w:t>15 ft in C</w:t>
      </w:r>
      <w:r w:rsidR="00A36A96" w:rsidRPr="00984AA2">
        <w:t xml:space="preserve">SEO in 2016. </w:t>
      </w:r>
      <w:r w:rsidR="007140FA" w:rsidRPr="00984AA2">
        <w:t>In 2012</w:t>
      </w:r>
      <w:r w:rsidR="009043F2">
        <w:t xml:space="preserve"> CSEO</w:t>
      </w:r>
      <w:r w:rsidR="00435CA9" w:rsidRPr="00984AA2">
        <w:t>, 2013</w:t>
      </w:r>
      <w:r w:rsidR="009043F2">
        <w:t xml:space="preserve"> SSEO</w:t>
      </w:r>
      <w:r w:rsidR="00435CA9" w:rsidRPr="00984AA2">
        <w:t xml:space="preserve">, and </w:t>
      </w:r>
      <w:r w:rsidR="009043F2">
        <w:t xml:space="preserve">the </w:t>
      </w:r>
      <w:r w:rsidR="00984AA2">
        <w:t xml:space="preserve">2016 </w:t>
      </w:r>
      <w:r w:rsidR="007E37EC">
        <w:t>N</w:t>
      </w:r>
      <w:r w:rsidR="00984AA2">
        <w:t>SEO</w:t>
      </w:r>
      <w:r w:rsidR="009043F2">
        <w:t xml:space="preserve"> surveys</w:t>
      </w:r>
      <w:r w:rsidR="00984AA2">
        <w:t xml:space="preserve">, data models were preferred with no </w:t>
      </w:r>
      <w:r w:rsidR="00435CA9" w:rsidRPr="00984AA2">
        <w:t xml:space="preserve">truncation. No fish were observed past 12 feet in these years. </w:t>
      </w:r>
      <w:r w:rsidR="007140FA" w:rsidRPr="00984AA2">
        <w:t xml:space="preserve"> In 2015, </w:t>
      </w:r>
      <w:r w:rsidR="00435CA9" w:rsidRPr="00984AA2">
        <w:t xml:space="preserve">the model was improved with truncation after 11 feet with four fish observed at distances greater and out to 16ft. </w:t>
      </w:r>
      <w:r w:rsidR="009043F2">
        <w:t>In 2016</w:t>
      </w:r>
      <w:r w:rsidR="00984AA2" w:rsidRPr="00984AA2">
        <w:t xml:space="preserve"> CSEO </w:t>
      </w:r>
      <w:r w:rsidR="00CD2E79">
        <w:t>f</w:t>
      </w:r>
      <w:r w:rsidR="00984AA2" w:rsidRPr="00050D51">
        <w:t xml:space="preserve">ive fish were observed at distances greater than 12 ft. </w:t>
      </w:r>
    </w:p>
    <w:p w14:paraId="4D66A744" w14:textId="77777777" w:rsidR="00C06CFB" w:rsidRPr="00050D51" w:rsidRDefault="003064D2" w:rsidP="00C06CFB">
      <w:r w:rsidRPr="00050D51">
        <w:t xml:space="preserve">Good </w:t>
      </w:r>
      <w:r w:rsidR="00DF5F36" w:rsidRPr="00050D51">
        <w:t xml:space="preserve">CV estimates </w:t>
      </w:r>
      <w:r w:rsidR="00984AA2" w:rsidRPr="00050D51">
        <w:t>were obtained for C</w:t>
      </w:r>
      <w:r w:rsidRPr="00050D51">
        <w:t xml:space="preserve">SEO in 2016 with </w:t>
      </w:r>
      <w:r w:rsidR="00984AA2" w:rsidRPr="00050D51">
        <w:t>14</w:t>
      </w:r>
      <w:r w:rsidRPr="00050D51">
        <w:t xml:space="preserve">% for </w:t>
      </w:r>
      <w:r w:rsidR="00984AA2" w:rsidRPr="00050D51">
        <w:t>each of the models and</w:t>
      </w:r>
      <w:r w:rsidR="006B623C" w:rsidRPr="00050D51">
        <w:t xml:space="preserve"> </w:t>
      </w:r>
      <w:r w:rsidR="00984AA2" w:rsidRPr="00050D51">
        <w:t xml:space="preserve">an </w:t>
      </w:r>
      <w:r w:rsidR="006B623C" w:rsidRPr="00050D51">
        <w:t xml:space="preserve">encounter </w:t>
      </w:r>
      <w:r w:rsidR="00984AA2" w:rsidRPr="00050D51">
        <w:t xml:space="preserve">rate of 0.005 </w:t>
      </w:r>
      <w:r w:rsidR="006B623C" w:rsidRPr="00050D51">
        <w:t xml:space="preserve">yelloweye/m for </w:t>
      </w:r>
      <w:r w:rsidR="00984AA2" w:rsidRPr="00050D51">
        <w:t>each model</w:t>
      </w:r>
      <w:r w:rsidR="006B623C" w:rsidRPr="00050D51">
        <w:t xml:space="preserve">. </w:t>
      </w:r>
      <w:r w:rsidR="00984AA2" w:rsidRPr="00050D51">
        <w:t>The 2016 C</w:t>
      </w:r>
      <w:r w:rsidR="006B623C" w:rsidRPr="00050D51">
        <w:t xml:space="preserve">SEO encounter rates are </w:t>
      </w:r>
      <w:r w:rsidR="00984AA2" w:rsidRPr="00050D51">
        <w:t>higher than what was observed in</w:t>
      </w:r>
      <w:r w:rsidR="006B623C" w:rsidRPr="00050D51">
        <w:t xml:space="preserve"> CSEO</w:t>
      </w:r>
      <w:r w:rsidR="00984AA2" w:rsidRPr="00050D51">
        <w:t xml:space="preserve"> in 2012</w:t>
      </w:r>
      <w:r w:rsidR="006B623C" w:rsidRPr="00050D51">
        <w:t xml:space="preserve"> (0.003 yelloweye/m)</w:t>
      </w:r>
      <w:r w:rsidR="00984AA2" w:rsidRPr="00050D51">
        <w:t xml:space="preserve"> and in SSEO in 2013</w:t>
      </w:r>
      <w:r w:rsidR="006B623C" w:rsidRPr="00050D51">
        <w:t xml:space="preserve"> (0.004 yelloweye/m)</w:t>
      </w:r>
      <w:r w:rsidR="00050D51" w:rsidRPr="00050D51">
        <w:t>;</w:t>
      </w:r>
      <w:r w:rsidR="006B623C" w:rsidRPr="00050D51">
        <w:t xml:space="preserve"> however are </w:t>
      </w:r>
      <w:r w:rsidR="00050D51" w:rsidRPr="00050D51">
        <w:t>much lower than the</w:t>
      </w:r>
      <w:r w:rsidR="006B623C" w:rsidRPr="00050D51">
        <w:t xml:space="preserve"> observed encounter rate in EYKT (0.008 yelloweye/m), which may support higher densities of yelloweye rockfish than other areas (Table 2). </w:t>
      </w:r>
    </w:p>
    <w:p w14:paraId="762BC978" w14:textId="77777777" w:rsidR="00A95284" w:rsidRPr="00D21C2A" w:rsidRDefault="00850E3C" w:rsidP="00A95284">
      <w:r w:rsidRPr="008B57D0">
        <w:lastRenderedPageBreak/>
        <w:t>Valid den</w:t>
      </w:r>
      <w:r w:rsidR="009C55A2" w:rsidRPr="008B57D0">
        <w:t>sity estimates were obtained with no violations o</w:t>
      </w:r>
      <w:r w:rsidR="00351CD4" w:rsidRPr="008B57D0">
        <w:t>f distance sampling assumptions</w:t>
      </w:r>
      <w:r w:rsidRPr="008B57D0">
        <w:t>.</w:t>
      </w:r>
      <w:r w:rsidR="00351CD4" w:rsidRPr="008B57D0">
        <w:t xml:space="preserve"> A majority </w:t>
      </w:r>
      <w:r w:rsidR="00F70FDC" w:rsidRPr="008B57D0">
        <w:t>of</w:t>
      </w:r>
      <w:r w:rsidRPr="008B57D0">
        <w:t xml:space="preserve"> </w:t>
      </w:r>
      <w:r w:rsidR="00351CD4" w:rsidRPr="008B57D0">
        <w:t>adult and subadult (</w:t>
      </w:r>
      <w:r w:rsidR="008B57D0" w:rsidRPr="008B57D0">
        <w:t>91</w:t>
      </w:r>
      <w:r w:rsidR="000D59B0" w:rsidRPr="008B57D0">
        <w:t>%</w:t>
      </w:r>
      <w:r w:rsidR="00351CD4" w:rsidRPr="008B57D0">
        <w:t xml:space="preserve">) </w:t>
      </w:r>
      <w:r w:rsidRPr="008B57D0">
        <w:t>yel</w:t>
      </w:r>
      <w:r w:rsidR="00A21C63" w:rsidRPr="008B57D0">
        <w:t xml:space="preserve">loweye rockfish </w:t>
      </w:r>
      <w:r w:rsidR="00CD2E79">
        <w:t>exhibited</w:t>
      </w:r>
      <w:r w:rsidR="00CD2E79" w:rsidRPr="008B57D0">
        <w:t xml:space="preserve"> </w:t>
      </w:r>
      <w:r w:rsidR="0051642D" w:rsidRPr="008B57D0">
        <w:t xml:space="preserve">neutral behaviors, such as </w:t>
      </w:r>
      <w:r w:rsidRPr="008B57D0">
        <w:t xml:space="preserve">milling, hovering, </w:t>
      </w:r>
      <w:r w:rsidR="0051642D" w:rsidRPr="008B57D0">
        <w:t xml:space="preserve">resting on the bottom, swimming actively in the frame, </w:t>
      </w:r>
      <w:r w:rsidRPr="008B57D0">
        <w:t xml:space="preserve">or seeking cover when first observed by the ROV; </w:t>
      </w:r>
      <w:r w:rsidR="008B57D0" w:rsidRPr="008B57D0">
        <w:t>4</w:t>
      </w:r>
      <w:r w:rsidR="00F70FDC" w:rsidRPr="008B57D0">
        <w:t>%</w:t>
      </w:r>
      <w:r w:rsidRPr="008B57D0">
        <w:t xml:space="preserve"> </w:t>
      </w:r>
      <w:r w:rsidR="008B57D0">
        <w:t>of adults and</w:t>
      </w:r>
      <w:r w:rsidR="00351CD4" w:rsidRPr="008B57D0">
        <w:t xml:space="preserve"> subadults </w:t>
      </w:r>
      <w:r w:rsidRPr="008B57D0">
        <w:t xml:space="preserve">were observed moving into the frame slowly or quickly </w:t>
      </w:r>
      <w:r w:rsidR="008B57D0">
        <w:t xml:space="preserve">and </w:t>
      </w:r>
      <w:r w:rsidR="0051642D" w:rsidRPr="008B57D0">
        <w:t>2</w:t>
      </w:r>
      <w:r w:rsidRPr="008B57D0">
        <w:t xml:space="preserve">% </w:t>
      </w:r>
      <w:r w:rsidR="008B57D0">
        <w:t xml:space="preserve">of adults and </w:t>
      </w:r>
      <w:r w:rsidR="00351CD4" w:rsidRPr="008B57D0">
        <w:t xml:space="preserve">subadults </w:t>
      </w:r>
      <w:r w:rsidR="00CD2E79">
        <w:t xml:space="preserve">were </w:t>
      </w:r>
      <w:r w:rsidR="008B57D0">
        <w:t xml:space="preserve">observed </w:t>
      </w:r>
      <w:r w:rsidR="00351CD4" w:rsidRPr="008B57D0">
        <w:t>moving out of the frame</w:t>
      </w:r>
      <w:r w:rsidR="008B57D0">
        <w:t xml:space="preserve"> slowly or quickly</w:t>
      </w:r>
      <w:r w:rsidRPr="008B57D0">
        <w:t xml:space="preserve">. The remaining </w:t>
      </w:r>
      <w:r w:rsidR="008B57D0" w:rsidRPr="008B57D0">
        <w:t xml:space="preserve">2% of </w:t>
      </w:r>
      <w:r w:rsidRPr="008B57D0">
        <w:t xml:space="preserve">yelloweye rockfish were </w:t>
      </w:r>
      <w:r w:rsidR="00CD2E79">
        <w:t>exhibited</w:t>
      </w:r>
      <w:r w:rsidR="00CD2E79" w:rsidRPr="008B57D0">
        <w:t xml:space="preserve"> </w:t>
      </w:r>
      <w:r w:rsidR="00351CD4" w:rsidRPr="008B57D0">
        <w:t>behaviors such as feeding</w:t>
      </w:r>
      <w:r w:rsidR="008B57D0">
        <w:t xml:space="preserve"> or chasing other fish</w:t>
      </w:r>
      <w:r w:rsidR="000A1207" w:rsidRPr="008B57D0">
        <w:t>.</w:t>
      </w:r>
      <w:r w:rsidRPr="008B57D0">
        <w:t xml:space="preserve"> </w:t>
      </w:r>
      <w:r w:rsidR="00B0467D" w:rsidRPr="008B57D0">
        <w:t xml:space="preserve">The sighting frequency histograms and the probability detection functions indicate </w:t>
      </w:r>
      <w:r w:rsidR="008B57D0" w:rsidRPr="008B57D0">
        <w:t>a slightly higher instance of fish observed at the origin</w:t>
      </w:r>
      <w:r w:rsidR="008B57D0">
        <w:t xml:space="preserve"> (Figures 1–3</w:t>
      </w:r>
      <w:r w:rsidR="008B57D0" w:rsidRPr="008B57D0">
        <w:t xml:space="preserve">). Because only 4% of adults were observed moving into the frame compared to 2% moving out of the frame, it is likely that the larger number of observations at the origin may be due to the high relief </w:t>
      </w:r>
      <w:r w:rsidR="008B57D0">
        <w:t xml:space="preserve">or other complex </w:t>
      </w:r>
      <w:r w:rsidR="008B57D0" w:rsidRPr="008B57D0">
        <w:t xml:space="preserve">habitat being more likely to obstruct fish away from the origin and that the origin was well covered with the belly </w:t>
      </w:r>
      <w:r w:rsidR="008B57D0">
        <w:t xml:space="preserve">camera </w:t>
      </w:r>
      <w:r w:rsidR="008B57D0" w:rsidRPr="008B57D0">
        <w:t>review</w:t>
      </w:r>
      <w:r w:rsidR="009043F2">
        <w:t>.</w:t>
      </w:r>
      <w:r w:rsidR="008B57D0" w:rsidRPr="008B57D0">
        <w:t xml:space="preserve"> </w:t>
      </w:r>
      <w:r w:rsidR="008B57D0">
        <w:t xml:space="preserve">If attraction behavior did occur, then </w:t>
      </w:r>
      <w:r w:rsidR="00B0467D" w:rsidRPr="008B57D0">
        <w:t xml:space="preserve">the </w:t>
      </w:r>
      <w:r w:rsidR="00A95284" w:rsidRPr="008B57D0">
        <w:t xml:space="preserve">spike at the origin of the probability detection function </w:t>
      </w:r>
      <w:r w:rsidR="00B0467D" w:rsidRPr="008B57D0">
        <w:t xml:space="preserve">would </w:t>
      </w:r>
      <w:r w:rsidR="008B57D0" w:rsidRPr="008B57D0">
        <w:t xml:space="preserve">likely be larger and more fish would be observed moving into the frame rather than milling or hovering around at first sighting </w:t>
      </w:r>
      <w:r w:rsidR="008B57D0">
        <w:t>(Buckland et al. 2001)</w:t>
      </w:r>
      <w:r w:rsidR="009043F2">
        <w:t>.</w:t>
      </w:r>
    </w:p>
    <w:p w14:paraId="08DD04C5" w14:textId="77777777" w:rsidR="005C3137" w:rsidRPr="007E37EC" w:rsidRDefault="00F044F7" w:rsidP="004E56CD">
      <w:r w:rsidRPr="00D21C2A">
        <w:t>In C</w:t>
      </w:r>
      <w:r w:rsidR="000A5B0E" w:rsidRPr="00D21C2A">
        <w:t>SEO i</w:t>
      </w:r>
      <w:r w:rsidR="003064D2" w:rsidRPr="00D21C2A">
        <w:t>n 201</w:t>
      </w:r>
      <w:r w:rsidR="000A5B0E" w:rsidRPr="00D21C2A">
        <w:t>6</w:t>
      </w:r>
      <w:r w:rsidR="003064D2" w:rsidRPr="00D21C2A">
        <w:t>,</w:t>
      </w:r>
      <w:r w:rsidR="004E56CD" w:rsidRPr="00D21C2A">
        <w:t xml:space="preserve"> yelloweye rockfish density </w:t>
      </w:r>
      <w:r w:rsidR="003064D2" w:rsidRPr="00D21C2A">
        <w:t xml:space="preserve">was </w:t>
      </w:r>
      <w:r w:rsidRPr="00D21C2A">
        <w:t>1</w:t>
      </w:r>
      <w:r w:rsidR="00CD2E79">
        <w:t>,</w:t>
      </w:r>
      <w:r w:rsidRPr="00D21C2A">
        <w:t>142</w:t>
      </w:r>
      <w:r w:rsidR="006F131E" w:rsidRPr="00D21C2A">
        <w:t xml:space="preserve"> yelloweye/km</w:t>
      </w:r>
      <w:r w:rsidR="006F131E" w:rsidRPr="00D21C2A">
        <w:rPr>
          <w:vertAlign w:val="superscript"/>
        </w:rPr>
        <w:t xml:space="preserve">2 </w:t>
      </w:r>
      <w:r w:rsidR="00BA7417" w:rsidRPr="00D21C2A">
        <w:t>for the analysis that</w:t>
      </w:r>
      <w:r w:rsidR="00D21C2A" w:rsidRPr="00D21C2A">
        <w:t xml:space="preserve"> included all subadults, 1,101</w:t>
      </w:r>
      <w:r w:rsidR="00BA7417" w:rsidRPr="00D21C2A">
        <w:t xml:space="preserve"> yelloweye/km</w:t>
      </w:r>
      <w:r w:rsidR="00BA7417" w:rsidRPr="00D21C2A">
        <w:rPr>
          <w:vertAlign w:val="superscript"/>
        </w:rPr>
        <w:t>2</w:t>
      </w:r>
      <w:r w:rsidR="00BA7417" w:rsidRPr="00D21C2A">
        <w:t xml:space="preserve"> for the analysis </w:t>
      </w:r>
      <w:r w:rsidR="00CD2E79">
        <w:t>that</w:t>
      </w:r>
      <w:r w:rsidR="00CD2E79" w:rsidRPr="00D21C2A">
        <w:t xml:space="preserve"> </w:t>
      </w:r>
      <w:r w:rsidR="000A5B0E" w:rsidRPr="00D21C2A">
        <w:t>included subadults ≥</w:t>
      </w:r>
      <w:r w:rsidR="00BA7417" w:rsidRPr="00D21C2A">
        <w:t>340 mm</w:t>
      </w:r>
      <w:r w:rsidR="00D21C2A" w:rsidRPr="00D21C2A">
        <w:t xml:space="preserve"> and with no length information, and 1,073 yelloweye/km</w:t>
      </w:r>
      <w:r w:rsidR="00D21C2A" w:rsidRPr="00D21C2A">
        <w:rPr>
          <w:vertAlign w:val="superscript"/>
        </w:rPr>
        <w:t xml:space="preserve">2 </w:t>
      </w:r>
      <w:r w:rsidR="00D21C2A" w:rsidRPr="00D21C2A">
        <w:t>with only subadults ≥340 mm</w:t>
      </w:r>
      <w:r w:rsidR="00BA7417" w:rsidRPr="00D21C2A">
        <w:t xml:space="preserve">. </w:t>
      </w:r>
      <w:r w:rsidR="00D21C2A" w:rsidRPr="00D21C2A">
        <w:t xml:space="preserve">The density estimates were similar between these analyses, because only three subadult yelloweye were excluded </w:t>
      </w:r>
      <w:r w:rsidR="00BB7905">
        <w:t>in</w:t>
      </w:r>
      <w:r w:rsidR="00D21C2A" w:rsidRPr="00D21C2A">
        <w:t xml:space="preserve"> </w:t>
      </w:r>
      <w:r w:rsidR="00CD2E79">
        <w:t>Analysis</w:t>
      </w:r>
      <w:r w:rsidR="00CD2E79" w:rsidRPr="00D21C2A">
        <w:t xml:space="preserve"> </w:t>
      </w:r>
      <w:r w:rsidR="00BB7905">
        <w:t xml:space="preserve">2 and only six </w:t>
      </w:r>
      <w:r w:rsidR="009043F2">
        <w:t xml:space="preserve">subadults </w:t>
      </w:r>
      <w:r w:rsidR="00BB7905">
        <w:t xml:space="preserve">were excluded from </w:t>
      </w:r>
      <w:r w:rsidR="00CD2E79">
        <w:t xml:space="preserve">Analysis </w:t>
      </w:r>
      <w:r w:rsidR="00BB7905">
        <w:t>3</w:t>
      </w:r>
      <w:r w:rsidR="00D21C2A" w:rsidRPr="00A92C3C">
        <w:t>.</w:t>
      </w:r>
      <w:r w:rsidR="00BA7417" w:rsidRPr="00A92C3C">
        <w:t xml:space="preserve"> </w:t>
      </w:r>
      <w:r w:rsidR="00D21C2A" w:rsidRPr="00A92C3C">
        <w:t>The 2016 C</w:t>
      </w:r>
      <w:r w:rsidR="00BA7417" w:rsidRPr="00A92C3C">
        <w:t>SEO density estimate</w:t>
      </w:r>
      <w:r w:rsidR="00BB7905">
        <w:t xml:space="preserve"> was</w:t>
      </w:r>
      <w:r w:rsidR="00A92C3C" w:rsidRPr="00A92C3C">
        <w:t xml:space="preserve"> much </w:t>
      </w:r>
      <w:r w:rsidR="00BB7905">
        <w:t>higher</w:t>
      </w:r>
      <w:r w:rsidR="00A92C3C" w:rsidRPr="00A92C3C">
        <w:t xml:space="preserve"> than the 2012 estimate of 7</w:t>
      </w:r>
      <w:r w:rsidR="00D21C2A" w:rsidRPr="00A92C3C">
        <w:t>52</w:t>
      </w:r>
      <w:r w:rsidR="00BB7905">
        <w:t xml:space="preserve"> </w:t>
      </w:r>
      <w:r w:rsidR="00BA7417" w:rsidRPr="00A92C3C">
        <w:t>yelloweye/km</w:t>
      </w:r>
      <w:r w:rsidR="00BA7417" w:rsidRPr="00A92C3C">
        <w:rPr>
          <w:vertAlign w:val="superscript"/>
        </w:rPr>
        <w:t>2</w:t>
      </w:r>
      <w:r w:rsidR="00BB7905">
        <w:t xml:space="preserve"> but was similar to the 2007 submersible estimate </w:t>
      </w:r>
      <w:r w:rsidR="007E37EC">
        <w:t xml:space="preserve">of 1,050 </w:t>
      </w:r>
      <w:r w:rsidR="007E37EC" w:rsidRPr="00A92C3C">
        <w:t>yelloweye/km</w:t>
      </w:r>
      <w:r w:rsidR="007E37EC" w:rsidRPr="00A92C3C">
        <w:rPr>
          <w:vertAlign w:val="superscript"/>
        </w:rPr>
        <w:t>2</w:t>
      </w:r>
      <w:r w:rsidR="007E37EC">
        <w:t xml:space="preserve"> </w:t>
      </w:r>
      <w:r w:rsidR="000A5B0E" w:rsidRPr="00A92C3C">
        <w:t xml:space="preserve">(Table </w:t>
      </w:r>
      <w:r w:rsidR="000A5B0E" w:rsidRPr="005A3536">
        <w:t>5)</w:t>
      </w:r>
      <w:r w:rsidR="00BA7417" w:rsidRPr="005A3536">
        <w:t>.</w:t>
      </w:r>
      <w:r w:rsidR="001F6EC5" w:rsidRPr="005A3536">
        <w:t xml:space="preserve"> </w:t>
      </w:r>
      <w:r w:rsidR="007E37EC" w:rsidRPr="005A3536">
        <w:t>Since</w:t>
      </w:r>
      <w:r w:rsidR="007E37EC" w:rsidRPr="007E37EC">
        <w:t xml:space="preserve"> the </w:t>
      </w:r>
      <w:r w:rsidR="005A3536">
        <w:t xml:space="preserve">last survey </w:t>
      </w:r>
      <w:r w:rsidR="00CD2E79">
        <w:t xml:space="preserve">of </w:t>
      </w:r>
      <w:r w:rsidR="005A3536">
        <w:t xml:space="preserve">CSEO in </w:t>
      </w:r>
      <w:r w:rsidR="007E37EC" w:rsidRPr="007E37EC">
        <w:t xml:space="preserve">2012, </w:t>
      </w:r>
      <w:r w:rsidR="00CD2E79">
        <w:t>the district</w:t>
      </w:r>
      <w:r w:rsidR="00CD2E79" w:rsidRPr="007E37EC">
        <w:t xml:space="preserve"> </w:t>
      </w:r>
      <w:r w:rsidR="007E37EC" w:rsidRPr="007E37EC">
        <w:t xml:space="preserve">was </w:t>
      </w:r>
      <w:r w:rsidR="005C3137" w:rsidRPr="007E37EC">
        <w:t xml:space="preserve">open </w:t>
      </w:r>
      <w:r w:rsidR="00CD2E79">
        <w:t>to directed fishing of</w:t>
      </w:r>
      <w:r w:rsidR="00CD2E79" w:rsidRPr="007E37EC">
        <w:t xml:space="preserve"> demersal shelf rockfish </w:t>
      </w:r>
      <w:r w:rsidR="005C3137" w:rsidRPr="007E37EC">
        <w:t>in 2013 but closed in 2014, 2015, and 2016</w:t>
      </w:r>
      <w:r w:rsidR="00CD2E79">
        <w:t>.</w:t>
      </w:r>
      <w:r w:rsidR="007E37EC" w:rsidRPr="007E37EC">
        <w:t xml:space="preserve"> However, this area was open to ha</w:t>
      </w:r>
      <w:r w:rsidR="008B57D0">
        <w:t>libut and li</w:t>
      </w:r>
      <w:r w:rsidR="005A3536">
        <w:t>n</w:t>
      </w:r>
      <w:r w:rsidR="007E37EC">
        <w:t xml:space="preserve">gcod commercial fishing; these fisheries catch </w:t>
      </w:r>
      <w:r w:rsidR="007E37EC" w:rsidRPr="007E37EC">
        <w:t xml:space="preserve">yelloweye rockfish as bycatch. </w:t>
      </w:r>
    </w:p>
    <w:p w14:paraId="220CBCEE" w14:textId="77777777" w:rsidR="004E56CD" w:rsidRPr="00F1245B" w:rsidRDefault="004E56CD" w:rsidP="00A55E5F">
      <w:pPr>
        <w:pStyle w:val="Heading1"/>
        <w:suppressAutoHyphens/>
        <w:spacing w:before="120" w:after="120" w:line="240" w:lineRule="auto"/>
        <w:ind w:right="288"/>
        <w:rPr>
          <w:rFonts w:ascii="Times New Roman Bold" w:eastAsia="Times New Roman" w:hAnsi="Times New Roman Bold" w:cs="Times New Roman"/>
          <w:bCs w:val="0"/>
          <w:caps/>
          <w:color w:val="auto"/>
          <w:sz w:val="32"/>
          <w:szCs w:val="20"/>
        </w:rPr>
      </w:pPr>
      <w:r w:rsidRPr="00F1245B">
        <w:rPr>
          <w:rFonts w:ascii="Times New Roman Bold" w:eastAsia="Times New Roman" w:hAnsi="Times New Roman Bold" w:cs="Times New Roman"/>
          <w:bCs w:val="0"/>
          <w:caps/>
          <w:color w:val="auto"/>
          <w:sz w:val="32"/>
          <w:szCs w:val="20"/>
        </w:rPr>
        <w:t>References</w:t>
      </w:r>
    </w:p>
    <w:p w14:paraId="5DB8B540" w14:textId="77777777" w:rsidR="00A55E5F" w:rsidRPr="00F1245B" w:rsidRDefault="004E56CD" w:rsidP="009E0EF7">
      <w:pPr>
        <w:spacing w:after="60"/>
        <w:ind w:left="540" w:hanging="540"/>
      </w:pPr>
      <w:r w:rsidRPr="00F1245B">
        <w:t>Buckland, S. T., D. R. Anderson, K. P Burnham, and J. L. Laake, D. L. Borchers, and L. Thomas. 2001. Introduction to Distance Sampling. Oxford University Press.</w:t>
      </w:r>
    </w:p>
    <w:p w14:paraId="120E3A56" w14:textId="77777777" w:rsidR="00A55E5F" w:rsidRPr="0052360E" w:rsidRDefault="00A55E5F" w:rsidP="004E56CD">
      <w:pPr>
        <w:spacing w:after="60"/>
        <w:ind w:left="720" w:hanging="720"/>
        <w:rPr>
          <w:highlight w:val="yellow"/>
        </w:rPr>
        <w:sectPr w:rsidR="00A55E5F" w:rsidRPr="0052360E" w:rsidSect="00924A17">
          <w:footerReference w:type="default" r:id="rId11"/>
          <w:pgSz w:w="12240" w:h="15840"/>
          <w:pgMar w:top="1440" w:right="1440" w:bottom="1440" w:left="1440" w:header="720" w:footer="720" w:gutter="0"/>
          <w:cols w:space="720"/>
          <w:docGrid w:linePitch="360"/>
        </w:sectPr>
      </w:pPr>
    </w:p>
    <w:p w14:paraId="46E09FCD" w14:textId="77777777" w:rsidR="00A55E5F" w:rsidRPr="0052360E" w:rsidRDefault="00A55E5F" w:rsidP="00BD19EC">
      <w:pPr>
        <w:rPr>
          <w:highlight w:val="yellow"/>
        </w:rPr>
      </w:pPr>
      <w:bookmarkStart w:id="7" w:name="_Toc383501861"/>
    </w:p>
    <w:p w14:paraId="325F5BE8" w14:textId="77777777" w:rsidR="00A55E5F" w:rsidRPr="0052360E" w:rsidRDefault="00A55E5F" w:rsidP="00BD19EC">
      <w:pPr>
        <w:rPr>
          <w:highlight w:val="yellow"/>
        </w:rPr>
      </w:pPr>
    </w:p>
    <w:p w14:paraId="0F55A45B" w14:textId="77777777" w:rsidR="00A55E5F" w:rsidRPr="0052360E" w:rsidRDefault="00A55E5F" w:rsidP="00BD19EC">
      <w:pPr>
        <w:rPr>
          <w:highlight w:val="yellow"/>
        </w:rPr>
      </w:pPr>
    </w:p>
    <w:p w14:paraId="638EFF10" w14:textId="77777777" w:rsidR="00A55E5F" w:rsidRPr="0052360E" w:rsidRDefault="00A55E5F" w:rsidP="00BD19EC">
      <w:pPr>
        <w:rPr>
          <w:highlight w:val="yellow"/>
        </w:rPr>
      </w:pPr>
    </w:p>
    <w:p w14:paraId="7FDBF801" w14:textId="77777777" w:rsidR="00A55E5F" w:rsidRPr="0052360E" w:rsidRDefault="00A55E5F" w:rsidP="00BD19EC">
      <w:pPr>
        <w:rPr>
          <w:highlight w:val="yellow"/>
        </w:rPr>
      </w:pPr>
    </w:p>
    <w:p w14:paraId="34C62D7C" w14:textId="77777777" w:rsidR="00A55E5F" w:rsidRPr="0052360E" w:rsidRDefault="00A55E5F" w:rsidP="00BD19EC">
      <w:pPr>
        <w:rPr>
          <w:highlight w:val="yellow"/>
        </w:rPr>
      </w:pPr>
    </w:p>
    <w:p w14:paraId="31CBAFE9" w14:textId="77777777" w:rsidR="00A55E5F" w:rsidRPr="0052360E" w:rsidRDefault="00A55E5F" w:rsidP="00BD19EC">
      <w:pPr>
        <w:rPr>
          <w:highlight w:val="yellow"/>
        </w:rPr>
      </w:pPr>
    </w:p>
    <w:p w14:paraId="6E284A85" w14:textId="77777777" w:rsidR="00A55E5F" w:rsidRPr="00F1245B" w:rsidRDefault="00A55E5F" w:rsidP="00A55E5F">
      <w:pPr>
        <w:keepNext/>
        <w:keepLines/>
        <w:suppressAutoHyphens/>
        <w:spacing w:before="120" w:after="120" w:line="240" w:lineRule="auto"/>
        <w:ind w:left="288" w:right="288"/>
        <w:jc w:val="center"/>
        <w:outlineLvl w:val="0"/>
        <w:rPr>
          <w:rFonts w:ascii="Times New Roman Bold" w:eastAsia="Times New Roman" w:hAnsi="Times New Roman Bold" w:cs="Times New Roman"/>
          <w:b/>
          <w:caps/>
          <w:sz w:val="32"/>
          <w:szCs w:val="20"/>
        </w:rPr>
      </w:pPr>
      <w:r w:rsidRPr="00F1245B">
        <w:rPr>
          <w:rFonts w:ascii="Times New Roman Bold" w:eastAsia="Times New Roman" w:hAnsi="Times New Roman Bold" w:cs="Times New Roman"/>
          <w:b/>
          <w:caps/>
          <w:sz w:val="32"/>
          <w:szCs w:val="20"/>
        </w:rPr>
        <w:t>TABLES AND FIGURES</w:t>
      </w:r>
      <w:bookmarkEnd w:id="7"/>
    </w:p>
    <w:p w14:paraId="1ABFB818" w14:textId="77777777" w:rsidR="00A55E5F" w:rsidRPr="00F1245B" w:rsidRDefault="00A55E5F" w:rsidP="004E56CD">
      <w:pPr>
        <w:spacing w:after="60"/>
        <w:ind w:left="720" w:hanging="720"/>
      </w:pPr>
    </w:p>
    <w:p w14:paraId="48063A39" w14:textId="77777777" w:rsidR="004E56CD" w:rsidRPr="0052360E" w:rsidRDefault="004E56CD" w:rsidP="004E56CD">
      <w:pPr>
        <w:spacing w:after="60"/>
        <w:ind w:left="720" w:hanging="720"/>
        <w:rPr>
          <w:highlight w:val="yellow"/>
        </w:rPr>
        <w:sectPr w:rsidR="004E56CD" w:rsidRPr="0052360E" w:rsidSect="00924A17">
          <w:pgSz w:w="12240" w:h="15840"/>
          <w:pgMar w:top="1440" w:right="1440" w:bottom="1440" w:left="1440" w:header="720" w:footer="720" w:gutter="0"/>
          <w:cols w:space="720"/>
          <w:docGrid w:linePitch="360"/>
        </w:sectPr>
      </w:pPr>
      <w:r w:rsidRPr="0052360E">
        <w:rPr>
          <w:highlight w:val="yellow"/>
        </w:rPr>
        <w:t xml:space="preserve"> </w:t>
      </w:r>
    </w:p>
    <w:p w14:paraId="31F47DD1" w14:textId="77777777" w:rsidR="00B62DD3" w:rsidRPr="008119A1" w:rsidRDefault="004726BC" w:rsidP="00B62DD3">
      <w:pPr>
        <w:rPr>
          <w:b/>
          <w:sz w:val="24"/>
          <w:szCs w:val="24"/>
        </w:rPr>
      </w:pPr>
      <w:r w:rsidRPr="008119A1">
        <w:rPr>
          <w:b/>
          <w:sz w:val="24"/>
          <w:szCs w:val="24"/>
        </w:rPr>
        <w:lastRenderedPageBreak/>
        <w:t xml:space="preserve">Table </w:t>
      </w:r>
      <w:r w:rsidR="00AC4149" w:rsidRPr="008119A1">
        <w:rPr>
          <w:b/>
          <w:sz w:val="24"/>
          <w:szCs w:val="24"/>
        </w:rPr>
        <w:t>1</w:t>
      </w:r>
      <w:r w:rsidRPr="008119A1">
        <w:rPr>
          <w:b/>
          <w:sz w:val="24"/>
          <w:szCs w:val="24"/>
        </w:rPr>
        <w:t xml:space="preserve">. ROV survey summaries and </w:t>
      </w:r>
      <w:r w:rsidR="000207D3" w:rsidRPr="008119A1">
        <w:rPr>
          <w:b/>
          <w:sz w:val="24"/>
          <w:szCs w:val="24"/>
        </w:rPr>
        <w:t>d</w:t>
      </w:r>
      <w:r w:rsidRPr="008119A1">
        <w:rPr>
          <w:b/>
          <w:sz w:val="24"/>
          <w:szCs w:val="24"/>
        </w:rPr>
        <w:t>istance inputs.</w:t>
      </w:r>
      <w:r w:rsidR="000207D3" w:rsidRPr="008119A1">
        <w:rPr>
          <w:b/>
          <w:sz w:val="24"/>
          <w:szCs w:val="24"/>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54"/>
        <w:gridCol w:w="1110"/>
        <w:gridCol w:w="1302"/>
        <w:gridCol w:w="1024"/>
        <w:gridCol w:w="1301"/>
        <w:gridCol w:w="1107"/>
        <w:gridCol w:w="1301"/>
        <w:gridCol w:w="1021"/>
        <w:gridCol w:w="1441"/>
        <w:gridCol w:w="1299"/>
      </w:tblGrid>
      <w:tr w:rsidR="00F1245B" w:rsidRPr="008119A1" w14:paraId="7EC86B3B" w14:textId="77777777" w:rsidTr="009E0EF7">
        <w:trPr>
          <w:trHeight w:val="377"/>
        </w:trPr>
        <w:tc>
          <w:tcPr>
            <w:tcW w:w="792" w:type="pct"/>
            <w:tcBorders>
              <w:top w:val="single" w:sz="4" w:space="0" w:color="auto"/>
            </w:tcBorders>
          </w:tcPr>
          <w:p w14:paraId="0B8B7DFD" w14:textId="77777777" w:rsidR="00F1245B" w:rsidRPr="009E0EF7" w:rsidRDefault="00F1245B" w:rsidP="00FB6BFC">
            <w:pPr>
              <w:rPr>
                <w:b/>
                <w:sz w:val="16"/>
                <w:szCs w:val="16"/>
              </w:rPr>
            </w:pPr>
            <w:r w:rsidRPr="009E0EF7">
              <w:rPr>
                <w:b/>
                <w:sz w:val="16"/>
                <w:szCs w:val="16"/>
              </w:rPr>
              <w:t xml:space="preserve">Year </w:t>
            </w:r>
          </w:p>
        </w:tc>
        <w:tc>
          <w:tcPr>
            <w:tcW w:w="428" w:type="pct"/>
            <w:tcBorders>
              <w:top w:val="single" w:sz="4" w:space="0" w:color="auto"/>
            </w:tcBorders>
          </w:tcPr>
          <w:p w14:paraId="016D1C32" w14:textId="77777777" w:rsidR="00F1245B" w:rsidRPr="009E0EF7" w:rsidRDefault="00F1245B" w:rsidP="00FB6BFC">
            <w:pPr>
              <w:spacing w:line="360" w:lineRule="auto"/>
              <w:jc w:val="center"/>
              <w:rPr>
                <w:b/>
                <w:i/>
                <w:sz w:val="16"/>
                <w:szCs w:val="16"/>
              </w:rPr>
            </w:pPr>
            <w:r w:rsidRPr="009E0EF7">
              <w:rPr>
                <w:b/>
                <w:i/>
                <w:sz w:val="16"/>
                <w:szCs w:val="16"/>
              </w:rPr>
              <w:t>2012</w:t>
            </w:r>
            <w:r w:rsidRPr="009E0EF7">
              <w:rPr>
                <w:rStyle w:val="FootnoteReference"/>
                <w:b/>
                <w:i/>
                <w:sz w:val="16"/>
                <w:szCs w:val="16"/>
              </w:rPr>
              <w:footnoteReference w:id="1"/>
            </w:r>
          </w:p>
        </w:tc>
        <w:tc>
          <w:tcPr>
            <w:tcW w:w="502" w:type="pct"/>
            <w:tcBorders>
              <w:top w:val="single" w:sz="4" w:space="0" w:color="auto"/>
            </w:tcBorders>
          </w:tcPr>
          <w:p w14:paraId="51DF5001" w14:textId="77777777" w:rsidR="00F1245B" w:rsidRPr="009E0EF7" w:rsidRDefault="00F1245B" w:rsidP="00FB6BFC">
            <w:pPr>
              <w:spacing w:line="360" w:lineRule="auto"/>
              <w:jc w:val="center"/>
              <w:rPr>
                <w:b/>
                <w:i/>
                <w:sz w:val="16"/>
                <w:szCs w:val="16"/>
              </w:rPr>
            </w:pPr>
            <w:r w:rsidRPr="009E0EF7">
              <w:rPr>
                <w:b/>
                <w:i/>
                <w:sz w:val="16"/>
                <w:szCs w:val="16"/>
              </w:rPr>
              <w:t>2013</w:t>
            </w:r>
            <w:r w:rsidRPr="009E0EF7">
              <w:rPr>
                <w:rStyle w:val="FootnoteReference"/>
                <w:b/>
                <w:i/>
                <w:sz w:val="16"/>
                <w:szCs w:val="16"/>
              </w:rPr>
              <w:footnoteReference w:id="2"/>
            </w:r>
          </w:p>
        </w:tc>
        <w:tc>
          <w:tcPr>
            <w:tcW w:w="395" w:type="pct"/>
            <w:tcBorders>
              <w:top w:val="single" w:sz="4" w:space="0" w:color="auto"/>
            </w:tcBorders>
          </w:tcPr>
          <w:p w14:paraId="7F0D05C9" w14:textId="77777777" w:rsidR="00F1245B" w:rsidRPr="009E0EF7" w:rsidRDefault="00F1245B" w:rsidP="007C4152">
            <w:pPr>
              <w:spacing w:line="360" w:lineRule="auto"/>
              <w:jc w:val="center"/>
              <w:rPr>
                <w:b/>
                <w:i/>
                <w:sz w:val="16"/>
                <w:szCs w:val="16"/>
              </w:rPr>
            </w:pPr>
            <w:r w:rsidRPr="009E0EF7">
              <w:rPr>
                <w:b/>
                <w:i/>
                <w:sz w:val="16"/>
                <w:szCs w:val="16"/>
              </w:rPr>
              <w:t>2015</w:t>
            </w:r>
          </w:p>
        </w:tc>
        <w:tc>
          <w:tcPr>
            <w:tcW w:w="502" w:type="pct"/>
            <w:tcBorders>
              <w:top w:val="single" w:sz="4" w:space="0" w:color="auto"/>
            </w:tcBorders>
          </w:tcPr>
          <w:p w14:paraId="31A3EA01" w14:textId="77777777" w:rsidR="00F1245B" w:rsidRPr="009E0EF7" w:rsidRDefault="00F1245B" w:rsidP="0017686F">
            <w:pPr>
              <w:spacing w:line="360" w:lineRule="auto"/>
              <w:jc w:val="center"/>
              <w:rPr>
                <w:b/>
                <w:i/>
                <w:sz w:val="16"/>
                <w:szCs w:val="16"/>
              </w:rPr>
            </w:pPr>
            <w:r w:rsidRPr="009E0EF7">
              <w:rPr>
                <w:b/>
                <w:i/>
                <w:sz w:val="16"/>
                <w:szCs w:val="16"/>
              </w:rPr>
              <w:t>2015</w:t>
            </w:r>
            <w:r w:rsidRPr="009E0EF7">
              <w:rPr>
                <w:rStyle w:val="FootnoteReference"/>
                <w:b/>
                <w:i/>
                <w:sz w:val="16"/>
                <w:szCs w:val="16"/>
              </w:rPr>
              <w:footnoteReference w:id="3"/>
            </w:r>
            <w:r w:rsidRPr="009E0EF7">
              <w:rPr>
                <w:b/>
                <w:i/>
                <w:sz w:val="16"/>
                <w:szCs w:val="16"/>
              </w:rPr>
              <w:t xml:space="preserve"> </w:t>
            </w:r>
          </w:p>
        </w:tc>
        <w:tc>
          <w:tcPr>
            <w:tcW w:w="427" w:type="pct"/>
            <w:tcBorders>
              <w:top w:val="single" w:sz="4" w:space="0" w:color="auto"/>
            </w:tcBorders>
          </w:tcPr>
          <w:p w14:paraId="7854F71C" w14:textId="77777777" w:rsidR="00F1245B" w:rsidRPr="009E0EF7" w:rsidRDefault="00F1245B" w:rsidP="0017686F">
            <w:pPr>
              <w:spacing w:line="360" w:lineRule="auto"/>
              <w:jc w:val="center"/>
              <w:rPr>
                <w:b/>
                <w:i/>
                <w:sz w:val="16"/>
                <w:szCs w:val="16"/>
              </w:rPr>
            </w:pPr>
            <w:r w:rsidRPr="009E0EF7">
              <w:rPr>
                <w:b/>
                <w:i/>
                <w:sz w:val="16"/>
                <w:szCs w:val="16"/>
              </w:rPr>
              <w:t>2016</w:t>
            </w:r>
          </w:p>
        </w:tc>
        <w:tc>
          <w:tcPr>
            <w:tcW w:w="502" w:type="pct"/>
            <w:tcBorders>
              <w:top w:val="single" w:sz="4" w:space="0" w:color="auto"/>
            </w:tcBorders>
          </w:tcPr>
          <w:p w14:paraId="6E98E9B3" w14:textId="77777777" w:rsidR="00F1245B" w:rsidRPr="009E0EF7" w:rsidRDefault="00F1245B" w:rsidP="0017686F">
            <w:pPr>
              <w:spacing w:line="360" w:lineRule="auto"/>
              <w:jc w:val="center"/>
              <w:rPr>
                <w:b/>
                <w:i/>
                <w:sz w:val="16"/>
                <w:szCs w:val="16"/>
              </w:rPr>
            </w:pPr>
            <w:r w:rsidRPr="009E0EF7">
              <w:rPr>
                <w:b/>
                <w:i/>
                <w:sz w:val="16"/>
                <w:szCs w:val="16"/>
              </w:rPr>
              <w:t>2016</w:t>
            </w:r>
            <w:r w:rsidRPr="009E0EF7">
              <w:rPr>
                <w:rStyle w:val="FootnoteReference"/>
                <w:b/>
                <w:i/>
                <w:sz w:val="16"/>
                <w:szCs w:val="16"/>
              </w:rPr>
              <w:footnoteReference w:id="4"/>
            </w:r>
          </w:p>
        </w:tc>
        <w:tc>
          <w:tcPr>
            <w:tcW w:w="394" w:type="pct"/>
            <w:tcBorders>
              <w:top w:val="single" w:sz="4" w:space="0" w:color="auto"/>
            </w:tcBorders>
          </w:tcPr>
          <w:p w14:paraId="7B4A7408" w14:textId="77777777" w:rsidR="00F1245B" w:rsidRPr="009E0EF7" w:rsidRDefault="00F1245B" w:rsidP="0017686F">
            <w:pPr>
              <w:spacing w:line="360" w:lineRule="auto"/>
              <w:jc w:val="center"/>
              <w:rPr>
                <w:b/>
                <w:i/>
                <w:sz w:val="16"/>
                <w:szCs w:val="16"/>
              </w:rPr>
            </w:pPr>
            <w:r w:rsidRPr="009E0EF7">
              <w:rPr>
                <w:b/>
                <w:i/>
                <w:sz w:val="16"/>
                <w:szCs w:val="16"/>
              </w:rPr>
              <w:t>2016</w:t>
            </w:r>
          </w:p>
        </w:tc>
        <w:tc>
          <w:tcPr>
            <w:tcW w:w="556" w:type="pct"/>
            <w:tcBorders>
              <w:top w:val="single" w:sz="4" w:space="0" w:color="auto"/>
            </w:tcBorders>
          </w:tcPr>
          <w:p w14:paraId="7252486B" w14:textId="77777777" w:rsidR="00F1245B" w:rsidRPr="009E0EF7" w:rsidRDefault="00F1245B" w:rsidP="0017686F">
            <w:pPr>
              <w:spacing w:line="360" w:lineRule="auto"/>
              <w:jc w:val="center"/>
              <w:rPr>
                <w:b/>
                <w:i/>
                <w:sz w:val="16"/>
                <w:szCs w:val="16"/>
              </w:rPr>
            </w:pPr>
            <w:r w:rsidRPr="009E0EF7">
              <w:rPr>
                <w:b/>
                <w:i/>
                <w:sz w:val="16"/>
                <w:szCs w:val="16"/>
              </w:rPr>
              <w:t>2016</w:t>
            </w:r>
            <w:r w:rsidR="00935765" w:rsidRPr="009E0EF7">
              <w:rPr>
                <w:rStyle w:val="FootnoteReference"/>
                <w:b/>
                <w:i/>
                <w:sz w:val="16"/>
                <w:szCs w:val="16"/>
              </w:rPr>
              <w:footnoteReference w:id="5"/>
            </w:r>
          </w:p>
        </w:tc>
        <w:tc>
          <w:tcPr>
            <w:tcW w:w="501" w:type="pct"/>
            <w:tcBorders>
              <w:top w:val="single" w:sz="4" w:space="0" w:color="auto"/>
            </w:tcBorders>
          </w:tcPr>
          <w:p w14:paraId="59B13844" w14:textId="77777777" w:rsidR="00F1245B" w:rsidRPr="009E0EF7" w:rsidRDefault="00F1245B" w:rsidP="0017686F">
            <w:pPr>
              <w:spacing w:line="360" w:lineRule="auto"/>
              <w:jc w:val="center"/>
              <w:rPr>
                <w:b/>
                <w:i/>
                <w:sz w:val="16"/>
                <w:szCs w:val="16"/>
              </w:rPr>
            </w:pPr>
            <w:r w:rsidRPr="009E0EF7">
              <w:rPr>
                <w:b/>
                <w:i/>
                <w:sz w:val="16"/>
                <w:szCs w:val="16"/>
              </w:rPr>
              <w:t>2016</w:t>
            </w:r>
            <w:r w:rsidR="00935765" w:rsidRPr="009E0EF7">
              <w:rPr>
                <w:rStyle w:val="FootnoteReference"/>
                <w:b/>
                <w:i/>
                <w:sz w:val="16"/>
                <w:szCs w:val="16"/>
              </w:rPr>
              <w:footnoteReference w:id="6"/>
            </w:r>
          </w:p>
        </w:tc>
      </w:tr>
      <w:tr w:rsidR="00F1245B" w:rsidRPr="008119A1" w14:paraId="74FCFB90" w14:textId="77777777" w:rsidTr="009E0EF7">
        <w:trPr>
          <w:trHeight w:val="423"/>
        </w:trPr>
        <w:tc>
          <w:tcPr>
            <w:tcW w:w="792" w:type="pct"/>
          </w:tcPr>
          <w:p w14:paraId="69C6B12A" w14:textId="77777777" w:rsidR="00F1245B" w:rsidRPr="009E0EF7" w:rsidRDefault="00F1245B" w:rsidP="00FB6BFC">
            <w:pPr>
              <w:rPr>
                <w:b/>
                <w:sz w:val="16"/>
                <w:szCs w:val="16"/>
              </w:rPr>
            </w:pPr>
            <w:r w:rsidRPr="009E0EF7">
              <w:rPr>
                <w:b/>
                <w:sz w:val="16"/>
                <w:szCs w:val="16"/>
              </w:rPr>
              <w:t>Management Area</w:t>
            </w:r>
          </w:p>
        </w:tc>
        <w:tc>
          <w:tcPr>
            <w:tcW w:w="428" w:type="pct"/>
          </w:tcPr>
          <w:p w14:paraId="0687867B" w14:textId="77777777" w:rsidR="00F1245B" w:rsidRPr="009E0EF7" w:rsidRDefault="00F1245B" w:rsidP="00FB6BFC">
            <w:pPr>
              <w:spacing w:line="360" w:lineRule="auto"/>
              <w:jc w:val="center"/>
              <w:rPr>
                <w:b/>
                <w:i/>
                <w:sz w:val="16"/>
                <w:szCs w:val="16"/>
              </w:rPr>
            </w:pPr>
            <w:r w:rsidRPr="009E0EF7">
              <w:rPr>
                <w:b/>
                <w:i/>
                <w:sz w:val="16"/>
                <w:szCs w:val="16"/>
              </w:rPr>
              <w:t>CSEO</w:t>
            </w:r>
          </w:p>
        </w:tc>
        <w:tc>
          <w:tcPr>
            <w:tcW w:w="502" w:type="pct"/>
          </w:tcPr>
          <w:p w14:paraId="183ED794" w14:textId="77777777" w:rsidR="00F1245B" w:rsidRPr="009E0EF7" w:rsidRDefault="00F1245B" w:rsidP="00FB6BFC">
            <w:pPr>
              <w:spacing w:line="360" w:lineRule="auto"/>
              <w:jc w:val="center"/>
              <w:rPr>
                <w:b/>
                <w:i/>
                <w:sz w:val="16"/>
                <w:szCs w:val="16"/>
              </w:rPr>
            </w:pPr>
            <w:r w:rsidRPr="009E0EF7">
              <w:rPr>
                <w:b/>
                <w:i/>
                <w:sz w:val="16"/>
                <w:szCs w:val="16"/>
              </w:rPr>
              <w:t>SSEO</w:t>
            </w:r>
          </w:p>
        </w:tc>
        <w:tc>
          <w:tcPr>
            <w:tcW w:w="395" w:type="pct"/>
          </w:tcPr>
          <w:p w14:paraId="3DE119C3" w14:textId="77777777" w:rsidR="00F1245B" w:rsidRPr="009E0EF7" w:rsidRDefault="00F1245B" w:rsidP="007C4152">
            <w:pPr>
              <w:spacing w:line="360" w:lineRule="auto"/>
              <w:jc w:val="center"/>
              <w:rPr>
                <w:b/>
                <w:i/>
                <w:sz w:val="16"/>
                <w:szCs w:val="16"/>
              </w:rPr>
            </w:pPr>
            <w:r w:rsidRPr="009E0EF7">
              <w:rPr>
                <w:b/>
                <w:i/>
                <w:sz w:val="16"/>
                <w:szCs w:val="16"/>
              </w:rPr>
              <w:t>EYKT</w:t>
            </w:r>
          </w:p>
        </w:tc>
        <w:tc>
          <w:tcPr>
            <w:tcW w:w="502" w:type="pct"/>
          </w:tcPr>
          <w:p w14:paraId="7FA6353D" w14:textId="77777777" w:rsidR="00F1245B" w:rsidRPr="009E0EF7" w:rsidRDefault="00F1245B" w:rsidP="0017686F">
            <w:pPr>
              <w:spacing w:line="360" w:lineRule="auto"/>
              <w:jc w:val="center"/>
              <w:rPr>
                <w:b/>
                <w:i/>
                <w:sz w:val="16"/>
                <w:szCs w:val="16"/>
              </w:rPr>
            </w:pPr>
            <w:r w:rsidRPr="009E0EF7">
              <w:rPr>
                <w:b/>
                <w:i/>
                <w:sz w:val="16"/>
                <w:szCs w:val="16"/>
              </w:rPr>
              <w:t>EYKT</w:t>
            </w:r>
          </w:p>
        </w:tc>
        <w:tc>
          <w:tcPr>
            <w:tcW w:w="427" w:type="pct"/>
          </w:tcPr>
          <w:p w14:paraId="2655587A" w14:textId="77777777" w:rsidR="00F1245B" w:rsidRPr="009E0EF7" w:rsidRDefault="00F1245B" w:rsidP="0017686F">
            <w:pPr>
              <w:spacing w:line="360" w:lineRule="auto"/>
              <w:jc w:val="center"/>
              <w:rPr>
                <w:b/>
                <w:i/>
                <w:sz w:val="16"/>
                <w:szCs w:val="16"/>
              </w:rPr>
            </w:pPr>
            <w:r w:rsidRPr="009E0EF7">
              <w:rPr>
                <w:b/>
                <w:i/>
                <w:sz w:val="16"/>
                <w:szCs w:val="16"/>
              </w:rPr>
              <w:t>NSEO</w:t>
            </w:r>
          </w:p>
        </w:tc>
        <w:tc>
          <w:tcPr>
            <w:tcW w:w="502" w:type="pct"/>
          </w:tcPr>
          <w:p w14:paraId="333008C7" w14:textId="77777777" w:rsidR="00F1245B" w:rsidRPr="009E0EF7" w:rsidRDefault="00F1245B" w:rsidP="0017686F">
            <w:pPr>
              <w:spacing w:line="360" w:lineRule="auto"/>
              <w:jc w:val="center"/>
              <w:rPr>
                <w:b/>
                <w:i/>
                <w:sz w:val="16"/>
                <w:szCs w:val="16"/>
              </w:rPr>
            </w:pPr>
            <w:r w:rsidRPr="009E0EF7">
              <w:rPr>
                <w:b/>
                <w:i/>
                <w:sz w:val="16"/>
                <w:szCs w:val="16"/>
              </w:rPr>
              <w:t>NSEO</w:t>
            </w:r>
          </w:p>
        </w:tc>
        <w:tc>
          <w:tcPr>
            <w:tcW w:w="394" w:type="pct"/>
          </w:tcPr>
          <w:p w14:paraId="54CD8692" w14:textId="77777777" w:rsidR="00F1245B" w:rsidRPr="009E0EF7" w:rsidRDefault="00F1245B" w:rsidP="0017686F">
            <w:pPr>
              <w:spacing w:line="360" w:lineRule="auto"/>
              <w:jc w:val="center"/>
              <w:rPr>
                <w:b/>
                <w:i/>
                <w:sz w:val="16"/>
                <w:szCs w:val="16"/>
              </w:rPr>
            </w:pPr>
            <w:r w:rsidRPr="009E0EF7">
              <w:rPr>
                <w:b/>
                <w:i/>
                <w:sz w:val="16"/>
                <w:szCs w:val="16"/>
              </w:rPr>
              <w:t>CSEO</w:t>
            </w:r>
          </w:p>
        </w:tc>
        <w:tc>
          <w:tcPr>
            <w:tcW w:w="556" w:type="pct"/>
          </w:tcPr>
          <w:p w14:paraId="6BB0656E" w14:textId="77777777" w:rsidR="00F1245B" w:rsidRPr="009E0EF7" w:rsidRDefault="00F1245B" w:rsidP="0017686F">
            <w:pPr>
              <w:spacing w:line="360" w:lineRule="auto"/>
              <w:jc w:val="center"/>
              <w:rPr>
                <w:b/>
                <w:i/>
                <w:sz w:val="16"/>
                <w:szCs w:val="16"/>
              </w:rPr>
            </w:pPr>
            <w:r w:rsidRPr="009E0EF7">
              <w:rPr>
                <w:b/>
                <w:i/>
                <w:sz w:val="16"/>
                <w:szCs w:val="16"/>
              </w:rPr>
              <w:t>CSEO</w:t>
            </w:r>
          </w:p>
        </w:tc>
        <w:tc>
          <w:tcPr>
            <w:tcW w:w="501" w:type="pct"/>
          </w:tcPr>
          <w:p w14:paraId="6930175B" w14:textId="77777777" w:rsidR="00F1245B" w:rsidRPr="009E0EF7" w:rsidRDefault="00F1245B" w:rsidP="0017686F">
            <w:pPr>
              <w:spacing w:line="360" w:lineRule="auto"/>
              <w:jc w:val="center"/>
              <w:rPr>
                <w:b/>
                <w:i/>
                <w:sz w:val="16"/>
                <w:szCs w:val="16"/>
              </w:rPr>
            </w:pPr>
            <w:r w:rsidRPr="009E0EF7">
              <w:rPr>
                <w:b/>
                <w:i/>
                <w:sz w:val="16"/>
                <w:szCs w:val="16"/>
              </w:rPr>
              <w:t>CSEO</w:t>
            </w:r>
          </w:p>
        </w:tc>
      </w:tr>
      <w:tr w:rsidR="00F1245B" w:rsidRPr="008119A1" w14:paraId="1891494E" w14:textId="77777777" w:rsidTr="009E0EF7">
        <w:trPr>
          <w:trHeight w:val="423"/>
        </w:trPr>
        <w:tc>
          <w:tcPr>
            <w:tcW w:w="792" w:type="pct"/>
          </w:tcPr>
          <w:p w14:paraId="284BA6AB" w14:textId="77777777" w:rsidR="00F1245B" w:rsidRPr="009E0EF7" w:rsidRDefault="00F1245B" w:rsidP="00FB6BFC">
            <w:pPr>
              <w:rPr>
                <w:b/>
                <w:sz w:val="16"/>
                <w:szCs w:val="16"/>
              </w:rPr>
            </w:pPr>
            <w:r w:rsidRPr="009E0EF7">
              <w:rPr>
                <w:b/>
                <w:sz w:val="16"/>
                <w:szCs w:val="16"/>
              </w:rPr>
              <w:t>Model Data</w:t>
            </w:r>
          </w:p>
        </w:tc>
        <w:tc>
          <w:tcPr>
            <w:tcW w:w="428" w:type="pct"/>
          </w:tcPr>
          <w:p w14:paraId="7945C290" w14:textId="77777777" w:rsidR="00F1245B" w:rsidRPr="009E0EF7" w:rsidRDefault="00F1245B" w:rsidP="00FB6BFC">
            <w:pPr>
              <w:spacing w:line="360" w:lineRule="auto"/>
              <w:jc w:val="center"/>
              <w:rPr>
                <w:b/>
                <w:i/>
                <w:sz w:val="16"/>
                <w:szCs w:val="16"/>
              </w:rPr>
            </w:pPr>
            <w:r w:rsidRPr="009E0EF7">
              <w:rPr>
                <w:b/>
                <w:i/>
                <w:sz w:val="16"/>
                <w:szCs w:val="16"/>
              </w:rPr>
              <w:t>AD &amp; SUB≥340 mm</w:t>
            </w:r>
          </w:p>
        </w:tc>
        <w:tc>
          <w:tcPr>
            <w:tcW w:w="502" w:type="pct"/>
          </w:tcPr>
          <w:p w14:paraId="0446035B" w14:textId="77777777" w:rsidR="00F1245B" w:rsidRPr="009E0EF7" w:rsidRDefault="00F1245B" w:rsidP="00FB6BFC">
            <w:pPr>
              <w:spacing w:line="360" w:lineRule="auto"/>
              <w:jc w:val="center"/>
              <w:rPr>
                <w:b/>
                <w:i/>
                <w:sz w:val="16"/>
                <w:szCs w:val="16"/>
              </w:rPr>
            </w:pPr>
            <w:r w:rsidRPr="009E0EF7">
              <w:rPr>
                <w:b/>
                <w:i/>
                <w:sz w:val="16"/>
                <w:szCs w:val="16"/>
              </w:rPr>
              <w:t>AD &amp; SUB≥340 mm</w:t>
            </w:r>
          </w:p>
        </w:tc>
        <w:tc>
          <w:tcPr>
            <w:tcW w:w="395" w:type="pct"/>
          </w:tcPr>
          <w:p w14:paraId="0CFB630C" w14:textId="77777777" w:rsidR="00F1245B" w:rsidRPr="009E0EF7" w:rsidRDefault="00F1245B" w:rsidP="007C4152">
            <w:pPr>
              <w:spacing w:line="360" w:lineRule="auto"/>
              <w:jc w:val="center"/>
              <w:rPr>
                <w:b/>
                <w:i/>
                <w:sz w:val="16"/>
                <w:szCs w:val="16"/>
              </w:rPr>
            </w:pPr>
            <w:r w:rsidRPr="009E0EF7">
              <w:rPr>
                <w:b/>
                <w:i/>
                <w:sz w:val="16"/>
                <w:szCs w:val="16"/>
              </w:rPr>
              <w:t>AD &amp; All Subadults</w:t>
            </w:r>
          </w:p>
        </w:tc>
        <w:tc>
          <w:tcPr>
            <w:tcW w:w="502" w:type="pct"/>
          </w:tcPr>
          <w:p w14:paraId="2313848D" w14:textId="77777777" w:rsidR="00F1245B" w:rsidRPr="009E0EF7" w:rsidRDefault="00F1245B" w:rsidP="0017686F">
            <w:pPr>
              <w:spacing w:line="360" w:lineRule="auto"/>
              <w:jc w:val="center"/>
              <w:rPr>
                <w:b/>
                <w:i/>
                <w:sz w:val="16"/>
                <w:szCs w:val="16"/>
              </w:rPr>
            </w:pPr>
            <w:r w:rsidRPr="009E0EF7">
              <w:rPr>
                <w:b/>
                <w:i/>
                <w:sz w:val="16"/>
                <w:szCs w:val="16"/>
              </w:rPr>
              <w:t>AD &amp; SUB≥340 mm</w:t>
            </w:r>
          </w:p>
        </w:tc>
        <w:tc>
          <w:tcPr>
            <w:tcW w:w="427" w:type="pct"/>
          </w:tcPr>
          <w:p w14:paraId="3ED0C9BF" w14:textId="77777777" w:rsidR="00F1245B" w:rsidRPr="009E0EF7" w:rsidRDefault="00F1245B" w:rsidP="0017686F">
            <w:pPr>
              <w:spacing w:line="360" w:lineRule="auto"/>
              <w:jc w:val="center"/>
              <w:rPr>
                <w:b/>
                <w:i/>
                <w:sz w:val="16"/>
                <w:szCs w:val="16"/>
              </w:rPr>
            </w:pPr>
            <w:r w:rsidRPr="009E0EF7">
              <w:rPr>
                <w:b/>
                <w:i/>
                <w:sz w:val="16"/>
                <w:szCs w:val="16"/>
              </w:rPr>
              <w:t>AD &amp; All Subadults</w:t>
            </w:r>
          </w:p>
        </w:tc>
        <w:tc>
          <w:tcPr>
            <w:tcW w:w="502" w:type="pct"/>
          </w:tcPr>
          <w:p w14:paraId="6AD88AE3" w14:textId="77777777" w:rsidR="00F1245B" w:rsidRPr="009E0EF7" w:rsidRDefault="00F1245B" w:rsidP="0017686F">
            <w:pPr>
              <w:spacing w:line="360" w:lineRule="auto"/>
              <w:jc w:val="center"/>
              <w:rPr>
                <w:b/>
                <w:i/>
                <w:sz w:val="16"/>
                <w:szCs w:val="16"/>
              </w:rPr>
            </w:pPr>
            <w:r w:rsidRPr="009E0EF7">
              <w:rPr>
                <w:b/>
                <w:i/>
                <w:sz w:val="16"/>
                <w:szCs w:val="16"/>
              </w:rPr>
              <w:t>AD &amp; SUB≥340 mm</w:t>
            </w:r>
          </w:p>
        </w:tc>
        <w:tc>
          <w:tcPr>
            <w:tcW w:w="394" w:type="pct"/>
          </w:tcPr>
          <w:p w14:paraId="105512E4" w14:textId="77777777" w:rsidR="00F1245B" w:rsidRPr="009E0EF7" w:rsidRDefault="00F1245B" w:rsidP="00D3708A">
            <w:pPr>
              <w:spacing w:line="360" w:lineRule="auto"/>
              <w:jc w:val="center"/>
              <w:rPr>
                <w:b/>
                <w:i/>
                <w:sz w:val="16"/>
                <w:szCs w:val="16"/>
              </w:rPr>
            </w:pPr>
            <w:r w:rsidRPr="009E0EF7">
              <w:rPr>
                <w:b/>
                <w:i/>
                <w:sz w:val="16"/>
                <w:szCs w:val="16"/>
              </w:rPr>
              <w:t>AD &amp; All Subadults</w:t>
            </w:r>
          </w:p>
        </w:tc>
        <w:tc>
          <w:tcPr>
            <w:tcW w:w="556" w:type="pct"/>
          </w:tcPr>
          <w:p w14:paraId="2AC26203" w14:textId="77777777" w:rsidR="00F1245B" w:rsidRPr="009E0EF7" w:rsidRDefault="00F1245B" w:rsidP="0048374B">
            <w:pPr>
              <w:spacing w:line="360" w:lineRule="auto"/>
              <w:jc w:val="center"/>
              <w:rPr>
                <w:b/>
                <w:i/>
                <w:sz w:val="16"/>
                <w:szCs w:val="16"/>
              </w:rPr>
            </w:pPr>
            <w:r w:rsidRPr="009E0EF7">
              <w:rPr>
                <w:b/>
                <w:i/>
                <w:sz w:val="16"/>
                <w:szCs w:val="16"/>
              </w:rPr>
              <w:t xml:space="preserve">AD &amp; </w:t>
            </w:r>
            <w:r w:rsidR="0048374B" w:rsidRPr="009E0EF7">
              <w:rPr>
                <w:b/>
                <w:i/>
                <w:sz w:val="16"/>
                <w:szCs w:val="16"/>
              </w:rPr>
              <w:t>SUB≥340 mm</w:t>
            </w:r>
            <w:r w:rsidR="002D1D40" w:rsidRPr="009E0EF7">
              <w:rPr>
                <w:b/>
                <w:i/>
                <w:sz w:val="16"/>
                <w:szCs w:val="16"/>
              </w:rPr>
              <w:t>&amp; with no lengths</w:t>
            </w:r>
          </w:p>
        </w:tc>
        <w:tc>
          <w:tcPr>
            <w:tcW w:w="501" w:type="pct"/>
          </w:tcPr>
          <w:p w14:paraId="7E36D4DE" w14:textId="77777777" w:rsidR="00F1245B" w:rsidRPr="009E0EF7" w:rsidRDefault="00F1245B" w:rsidP="002D1D40">
            <w:pPr>
              <w:spacing w:line="360" w:lineRule="auto"/>
              <w:jc w:val="center"/>
              <w:rPr>
                <w:b/>
                <w:i/>
                <w:sz w:val="16"/>
                <w:szCs w:val="16"/>
              </w:rPr>
            </w:pPr>
            <w:r w:rsidRPr="009E0EF7">
              <w:rPr>
                <w:b/>
                <w:i/>
                <w:sz w:val="16"/>
                <w:szCs w:val="16"/>
              </w:rPr>
              <w:t>AD &amp; SUB≥340 mm</w:t>
            </w:r>
            <w:r w:rsidR="0048374B" w:rsidRPr="009E0EF7">
              <w:rPr>
                <w:b/>
                <w:i/>
                <w:sz w:val="16"/>
                <w:szCs w:val="16"/>
              </w:rPr>
              <w:t xml:space="preserve"> </w:t>
            </w:r>
          </w:p>
        </w:tc>
      </w:tr>
      <w:tr w:rsidR="00F1245B" w:rsidRPr="008119A1" w14:paraId="184DA9C5" w14:textId="77777777" w:rsidTr="009E0EF7">
        <w:trPr>
          <w:trHeight w:val="423"/>
        </w:trPr>
        <w:tc>
          <w:tcPr>
            <w:tcW w:w="792" w:type="pct"/>
          </w:tcPr>
          <w:p w14:paraId="18B5E42B" w14:textId="77777777" w:rsidR="00F1245B" w:rsidRPr="009E0EF7" w:rsidRDefault="00F1245B" w:rsidP="00FB6BFC">
            <w:pPr>
              <w:rPr>
                <w:b/>
                <w:sz w:val="16"/>
                <w:szCs w:val="16"/>
              </w:rPr>
            </w:pPr>
            <w:r w:rsidRPr="009E0EF7">
              <w:rPr>
                <w:b/>
                <w:sz w:val="16"/>
                <w:szCs w:val="16"/>
              </w:rPr>
              <w:t>Model Use</w:t>
            </w:r>
          </w:p>
        </w:tc>
        <w:tc>
          <w:tcPr>
            <w:tcW w:w="428" w:type="pct"/>
          </w:tcPr>
          <w:p w14:paraId="14FF0D41" w14:textId="77777777" w:rsidR="00F1245B" w:rsidRPr="009E0EF7" w:rsidRDefault="00F1245B" w:rsidP="00537495">
            <w:pPr>
              <w:spacing w:line="360" w:lineRule="auto"/>
              <w:jc w:val="center"/>
              <w:rPr>
                <w:b/>
                <w:i/>
                <w:sz w:val="16"/>
                <w:szCs w:val="16"/>
              </w:rPr>
            </w:pPr>
            <w:r w:rsidRPr="009E0EF7">
              <w:rPr>
                <w:b/>
                <w:i/>
                <w:sz w:val="16"/>
                <w:szCs w:val="16"/>
              </w:rPr>
              <w:t>SAFE</w:t>
            </w:r>
          </w:p>
        </w:tc>
        <w:tc>
          <w:tcPr>
            <w:tcW w:w="502" w:type="pct"/>
          </w:tcPr>
          <w:p w14:paraId="17AC42F8" w14:textId="77777777" w:rsidR="00F1245B" w:rsidRPr="009E0EF7" w:rsidRDefault="00F1245B" w:rsidP="00FB6BFC">
            <w:pPr>
              <w:spacing w:line="360" w:lineRule="auto"/>
              <w:jc w:val="center"/>
              <w:rPr>
                <w:b/>
                <w:i/>
                <w:sz w:val="16"/>
                <w:szCs w:val="16"/>
              </w:rPr>
            </w:pPr>
            <w:r w:rsidRPr="009E0EF7">
              <w:rPr>
                <w:b/>
                <w:i/>
                <w:sz w:val="16"/>
                <w:szCs w:val="16"/>
              </w:rPr>
              <w:t>SAFE</w:t>
            </w:r>
          </w:p>
        </w:tc>
        <w:tc>
          <w:tcPr>
            <w:tcW w:w="395" w:type="pct"/>
          </w:tcPr>
          <w:p w14:paraId="4691DB17" w14:textId="77777777" w:rsidR="00F1245B" w:rsidRPr="009E0EF7" w:rsidRDefault="00F1245B" w:rsidP="007C4152">
            <w:pPr>
              <w:spacing w:line="360" w:lineRule="auto"/>
              <w:jc w:val="center"/>
              <w:rPr>
                <w:b/>
                <w:i/>
                <w:sz w:val="16"/>
                <w:szCs w:val="16"/>
              </w:rPr>
            </w:pPr>
            <w:r w:rsidRPr="009E0EF7">
              <w:rPr>
                <w:b/>
                <w:i/>
                <w:sz w:val="16"/>
                <w:szCs w:val="16"/>
              </w:rPr>
              <w:t>Age Model</w:t>
            </w:r>
          </w:p>
        </w:tc>
        <w:tc>
          <w:tcPr>
            <w:tcW w:w="502" w:type="pct"/>
          </w:tcPr>
          <w:p w14:paraId="648EE7A1" w14:textId="77777777" w:rsidR="00F1245B" w:rsidRPr="009E0EF7" w:rsidRDefault="00F1245B" w:rsidP="0017686F">
            <w:pPr>
              <w:spacing w:line="360" w:lineRule="auto"/>
              <w:jc w:val="center"/>
              <w:rPr>
                <w:b/>
                <w:i/>
                <w:sz w:val="16"/>
                <w:szCs w:val="16"/>
              </w:rPr>
            </w:pPr>
            <w:r w:rsidRPr="009E0EF7">
              <w:rPr>
                <w:b/>
                <w:i/>
                <w:sz w:val="16"/>
                <w:szCs w:val="16"/>
              </w:rPr>
              <w:t>SAFE</w:t>
            </w:r>
          </w:p>
        </w:tc>
        <w:tc>
          <w:tcPr>
            <w:tcW w:w="427" w:type="pct"/>
          </w:tcPr>
          <w:p w14:paraId="5959095E" w14:textId="77777777" w:rsidR="00F1245B" w:rsidRPr="009E0EF7" w:rsidRDefault="00F1245B" w:rsidP="0017686F">
            <w:pPr>
              <w:spacing w:line="360" w:lineRule="auto"/>
              <w:jc w:val="center"/>
              <w:rPr>
                <w:b/>
                <w:i/>
                <w:sz w:val="16"/>
                <w:szCs w:val="16"/>
              </w:rPr>
            </w:pPr>
            <w:r w:rsidRPr="009E0EF7">
              <w:rPr>
                <w:b/>
                <w:i/>
                <w:sz w:val="16"/>
                <w:szCs w:val="16"/>
              </w:rPr>
              <w:t>Age Model</w:t>
            </w:r>
          </w:p>
        </w:tc>
        <w:tc>
          <w:tcPr>
            <w:tcW w:w="502" w:type="pct"/>
          </w:tcPr>
          <w:p w14:paraId="47C93AFB" w14:textId="77777777" w:rsidR="00F1245B" w:rsidRPr="009E0EF7" w:rsidRDefault="00F1245B" w:rsidP="0017686F">
            <w:pPr>
              <w:spacing w:line="360" w:lineRule="auto"/>
              <w:jc w:val="center"/>
              <w:rPr>
                <w:b/>
                <w:i/>
                <w:sz w:val="16"/>
                <w:szCs w:val="16"/>
              </w:rPr>
            </w:pPr>
            <w:r w:rsidRPr="009E0EF7">
              <w:rPr>
                <w:b/>
                <w:i/>
                <w:sz w:val="16"/>
                <w:szCs w:val="16"/>
              </w:rPr>
              <w:t>SAFE</w:t>
            </w:r>
          </w:p>
        </w:tc>
        <w:tc>
          <w:tcPr>
            <w:tcW w:w="394" w:type="pct"/>
          </w:tcPr>
          <w:p w14:paraId="0DE8953D" w14:textId="77777777" w:rsidR="00F1245B" w:rsidRPr="009E0EF7" w:rsidRDefault="00F1245B" w:rsidP="00D3708A">
            <w:pPr>
              <w:spacing w:line="360" w:lineRule="auto"/>
              <w:jc w:val="center"/>
              <w:rPr>
                <w:b/>
                <w:i/>
                <w:sz w:val="16"/>
                <w:szCs w:val="16"/>
              </w:rPr>
            </w:pPr>
            <w:r w:rsidRPr="009E0EF7">
              <w:rPr>
                <w:b/>
                <w:i/>
                <w:sz w:val="16"/>
                <w:szCs w:val="16"/>
              </w:rPr>
              <w:t>Age Model</w:t>
            </w:r>
          </w:p>
        </w:tc>
        <w:tc>
          <w:tcPr>
            <w:tcW w:w="556" w:type="pct"/>
          </w:tcPr>
          <w:p w14:paraId="2EB207C6" w14:textId="77777777" w:rsidR="00F1245B" w:rsidRPr="009E0EF7" w:rsidRDefault="00F1245B" w:rsidP="00D3708A">
            <w:pPr>
              <w:spacing w:line="360" w:lineRule="auto"/>
              <w:jc w:val="center"/>
              <w:rPr>
                <w:b/>
                <w:i/>
                <w:sz w:val="16"/>
                <w:szCs w:val="16"/>
              </w:rPr>
            </w:pPr>
            <w:r w:rsidRPr="009E0EF7">
              <w:rPr>
                <w:b/>
                <w:i/>
                <w:sz w:val="16"/>
                <w:szCs w:val="16"/>
              </w:rPr>
              <w:t>SAFE</w:t>
            </w:r>
          </w:p>
        </w:tc>
        <w:tc>
          <w:tcPr>
            <w:tcW w:w="501" w:type="pct"/>
          </w:tcPr>
          <w:p w14:paraId="7EE0FCC2" w14:textId="77777777" w:rsidR="00F1245B" w:rsidRPr="009E0EF7" w:rsidRDefault="00F1245B" w:rsidP="00D3708A">
            <w:pPr>
              <w:spacing w:line="360" w:lineRule="auto"/>
              <w:jc w:val="center"/>
              <w:rPr>
                <w:b/>
                <w:i/>
                <w:sz w:val="16"/>
                <w:szCs w:val="16"/>
              </w:rPr>
            </w:pPr>
            <w:r w:rsidRPr="009E0EF7">
              <w:rPr>
                <w:b/>
                <w:i/>
                <w:sz w:val="16"/>
                <w:szCs w:val="16"/>
              </w:rPr>
              <w:t>SAFE</w:t>
            </w:r>
          </w:p>
        </w:tc>
      </w:tr>
      <w:tr w:rsidR="00F1245B" w:rsidRPr="008119A1" w14:paraId="791CC7FC" w14:textId="77777777" w:rsidTr="009E0EF7">
        <w:trPr>
          <w:trHeight w:val="328"/>
        </w:trPr>
        <w:tc>
          <w:tcPr>
            <w:tcW w:w="792" w:type="pct"/>
            <w:tcBorders>
              <w:top w:val="single" w:sz="4" w:space="0" w:color="auto"/>
            </w:tcBorders>
          </w:tcPr>
          <w:p w14:paraId="7676B7D1" w14:textId="77777777" w:rsidR="00F1245B" w:rsidRPr="005629D4" w:rsidRDefault="008119A1" w:rsidP="00FB6BFC">
            <w:pPr>
              <w:spacing w:line="360" w:lineRule="auto"/>
              <w:rPr>
                <w:b/>
                <w:sz w:val="20"/>
                <w:szCs w:val="20"/>
              </w:rPr>
            </w:pPr>
            <w:r w:rsidRPr="005629D4">
              <w:rPr>
                <w:b/>
                <w:sz w:val="20"/>
                <w:szCs w:val="20"/>
              </w:rPr>
              <w:t>#</w:t>
            </w:r>
            <w:r w:rsidR="00F1245B" w:rsidRPr="005629D4">
              <w:rPr>
                <w:b/>
                <w:sz w:val="20"/>
                <w:szCs w:val="20"/>
              </w:rPr>
              <w:t xml:space="preserve"> line transects</w:t>
            </w:r>
          </w:p>
        </w:tc>
        <w:tc>
          <w:tcPr>
            <w:tcW w:w="428" w:type="pct"/>
            <w:tcBorders>
              <w:top w:val="single" w:sz="4" w:space="0" w:color="auto"/>
            </w:tcBorders>
          </w:tcPr>
          <w:p w14:paraId="4376B12E" w14:textId="77777777" w:rsidR="00F1245B" w:rsidRPr="005629D4" w:rsidRDefault="00F1245B" w:rsidP="00FB6BFC">
            <w:pPr>
              <w:spacing w:line="360" w:lineRule="auto"/>
              <w:jc w:val="center"/>
              <w:rPr>
                <w:sz w:val="20"/>
                <w:szCs w:val="20"/>
              </w:rPr>
            </w:pPr>
            <w:r w:rsidRPr="005629D4">
              <w:rPr>
                <w:sz w:val="20"/>
                <w:szCs w:val="20"/>
              </w:rPr>
              <w:t>46</w:t>
            </w:r>
          </w:p>
        </w:tc>
        <w:tc>
          <w:tcPr>
            <w:tcW w:w="502" w:type="pct"/>
            <w:tcBorders>
              <w:top w:val="single" w:sz="4" w:space="0" w:color="auto"/>
            </w:tcBorders>
          </w:tcPr>
          <w:p w14:paraId="3B780D0D" w14:textId="77777777" w:rsidR="00F1245B" w:rsidRPr="005629D4" w:rsidRDefault="00F1245B" w:rsidP="00FB6BFC">
            <w:pPr>
              <w:spacing w:line="360" w:lineRule="auto"/>
              <w:jc w:val="center"/>
              <w:rPr>
                <w:sz w:val="20"/>
                <w:szCs w:val="20"/>
              </w:rPr>
            </w:pPr>
            <w:r w:rsidRPr="005629D4">
              <w:rPr>
                <w:sz w:val="20"/>
                <w:szCs w:val="20"/>
              </w:rPr>
              <w:t>31</w:t>
            </w:r>
          </w:p>
        </w:tc>
        <w:tc>
          <w:tcPr>
            <w:tcW w:w="395" w:type="pct"/>
            <w:tcBorders>
              <w:top w:val="single" w:sz="4" w:space="0" w:color="auto"/>
            </w:tcBorders>
          </w:tcPr>
          <w:p w14:paraId="07996F50" w14:textId="77777777" w:rsidR="00F1245B" w:rsidRPr="005629D4" w:rsidRDefault="00F1245B" w:rsidP="0017686F">
            <w:pPr>
              <w:spacing w:line="360" w:lineRule="auto"/>
              <w:jc w:val="center"/>
              <w:rPr>
                <w:sz w:val="20"/>
                <w:szCs w:val="20"/>
              </w:rPr>
            </w:pPr>
            <w:r w:rsidRPr="005629D4">
              <w:rPr>
                <w:sz w:val="20"/>
                <w:szCs w:val="20"/>
              </w:rPr>
              <w:t>33</w:t>
            </w:r>
          </w:p>
        </w:tc>
        <w:tc>
          <w:tcPr>
            <w:tcW w:w="502" w:type="pct"/>
            <w:tcBorders>
              <w:top w:val="single" w:sz="4" w:space="0" w:color="auto"/>
            </w:tcBorders>
          </w:tcPr>
          <w:p w14:paraId="244FFD65" w14:textId="77777777" w:rsidR="00F1245B" w:rsidRPr="005629D4" w:rsidRDefault="00F1245B" w:rsidP="0017686F">
            <w:pPr>
              <w:spacing w:line="360" w:lineRule="auto"/>
              <w:jc w:val="center"/>
              <w:rPr>
                <w:sz w:val="20"/>
                <w:szCs w:val="20"/>
              </w:rPr>
            </w:pPr>
            <w:r w:rsidRPr="005629D4">
              <w:rPr>
                <w:sz w:val="20"/>
                <w:szCs w:val="20"/>
              </w:rPr>
              <w:t>33</w:t>
            </w:r>
          </w:p>
        </w:tc>
        <w:tc>
          <w:tcPr>
            <w:tcW w:w="427" w:type="pct"/>
            <w:tcBorders>
              <w:top w:val="single" w:sz="4" w:space="0" w:color="auto"/>
            </w:tcBorders>
          </w:tcPr>
          <w:p w14:paraId="2BB8E169" w14:textId="77777777" w:rsidR="00F1245B" w:rsidRPr="005629D4" w:rsidRDefault="00F1245B" w:rsidP="007C4152">
            <w:pPr>
              <w:spacing w:line="360" w:lineRule="auto"/>
              <w:jc w:val="center"/>
              <w:rPr>
                <w:sz w:val="20"/>
                <w:szCs w:val="20"/>
              </w:rPr>
            </w:pPr>
            <w:r w:rsidRPr="005629D4">
              <w:rPr>
                <w:sz w:val="20"/>
                <w:szCs w:val="20"/>
              </w:rPr>
              <w:t>36</w:t>
            </w:r>
          </w:p>
        </w:tc>
        <w:tc>
          <w:tcPr>
            <w:tcW w:w="502" w:type="pct"/>
            <w:tcBorders>
              <w:top w:val="single" w:sz="4" w:space="0" w:color="auto"/>
            </w:tcBorders>
          </w:tcPr>
          <w:p w14:paraId="6EAC4B30" w14:textId="77777777" w:rsidR="00F1245B" w:rsidRPr="005629D4" w:rsidRDefault="00F1245B" w:rsidP="0017686F">
            <w:pPr>
              <w:spacing w:line="360" w:lineRule="auto"/>
              <w:jc w:val="center"/>
              <w:rPr>
                <w:sz w:val="20"/>
                <w:szCs w:val="20"/>
              </w:rPr>
            </w:pPr>
            <w:r w:rsidRPr="005629D4">
              <w:rPr>
                <w:sz w:val="20"/>
                <w:szCs w:val="20"/>
              </w:rPr>
              <w:t>36</w:t>
            </w:r>
          </w:p>
        </w:tc>
        <w:tc>
          <w:tcPr>
            <w:tcW w:w="394" w:type="pct"/>
            <w:tcBorders>
              <w:top w:val="single" w:sz="4" w:space="0" w:color="auto"/>
            </w:tcBorders>
          </w:tcPr>
          <w:p w14:paraId="62CD6CAB" w14:textId="77777777" w:rsidR="00F1245B" w:rsidRPr="005629D4" w:rsidRDefault="00F1245B" w:rsidP="0017686F">
            <w:pPr>
              <w:spacing w:line="360" w:lineRule="auto"/>
              <w:jc w:val="center"/>
              <w:rPr>
                <w:sz w:val="20"/>
                <w:szCs w:val="20"/>
              </w:rPr>
            </w:pPr>
            <w:r w:rsidRPr="005629D4">
              <w:rPr>
                <w:sz w:val="20"/>
                <w:szCs w:val="20"/>
              </w:rPr>
              <w:t>32</w:t>
            </w:r>
          </w:p>
        </w:tc>
        <w:tc>
          <w:tcPr>
            <w:tcW w:w="556" w:type="pct"/>
            <w:tcBorders>
              <w:top w:val="single" w:sz="4" w:space="0" w:color="auto"/>
            </w:tcBorders>
          </w:tcPr>
          <w:p w14:paraId="7DCEBC40" w14:textId="77777777" w:rsidR="00F1245B" w:rsidRPr="005629D4" w:rsidRDefault="00F1245B" w:rsidP="0017686F">
            <w:pPr>
              <w:spacing w:line="360" w:lineRule="auto"/>
              <w:jc w:val="center"/>
              <w:rPr>
                <w:sz w:val="20"/>
                <w:szCs w:val="20"/>
              </w:rPr>
            </w:pPr>
            <w:r w:rsidRPr="005629D4">
              <w:rPr>
                <w:sz w:val="20"/>
                <w:szCs w:val="20"/>
              </w:rPr>
              <w:t>32</w:t>
            </w:r>
          </w:p>
        </w:tc>
        <w:tc>
          <w:tcPr>
            <w:tcW w:w="501" w:type="pct"/>
            <w:tcBorders>
              <w:top w:val="single" w:sz="4" w:space="0" w:color="auto"/>
            </w:tcBorders>
          </w:tcPr>
          <w:p w14:paraId="7F18E52C" w14:textId="77777777" w:rsidR="00F1245B" w:rsidRPr="005629D4" w:rsidRDefault="00F1245B" w:rsidP="0017686F">
            <w:pPr>
              <w:spacing w:line="360" w:lineRule="auto"/>
              <w:jc w:val="center"/>
              <w:rPr>
                <w:sz w:val="20"/>
                <w:szCs w:val="20"/>
              </w:rPr>
            </w:pPr>
            <w:r w:rsidRPr="005629D4">
              <w:rPr>
                <w:sz w:val="20"/>
                <w:szCs w:val="20"/>
              </w:rPr>
              <w:t>32</w:t>
            </w:r>
          </w:p>
        </w:tc>
      </w:tr>
      <w:tr w:rsidR="00F1245B" w:rsidRPr="008119A1" w14:paraId="2F371BA1" w14:textId="77777777" w:rsidTr="009E0EF7">
        <w:trPr>
          <w:trHeight w:val="328"/>
        </w:trPr>
        <w:tc>
          <w:tcPr>
            <w:tcW w:w="792" w:type="pct"/>
          </w:tcPr>
          <w:p w14:paraId="60310A40" w14:textId="77777777" w:rsidR="00F1245B" w:rsidRPr="005629D4" w:rsidRDefault="00F1245B" w:rsidP="00FB6BFC">
            <w:pPr>
              <w:spacing w:line="360" w:lineRule="auto"/>
              <w:rPr>
                <w:b/>
                <w:sz w:val="20"/>
                <w:szCs w:val="20"/>
              </w:rPr>
            </w:pPr>
            <w:r w:rsidRPr="005629D4">
              <w:rPr>
                <w:b/>
                <w:sz w:val="20"/>
                <w:szCs w:val="20"/>
              </w:rPr>
              <w:t>Meters surveyed</w:t>
            </w:r>
          </w:p>
        </w:tc>
        <w:tc>
          <w:tcPr>
            <w:tcW w:w="428" w:type="pct"/>
          </w:tcPr>
          <w:p w14:paraId="54633541" w14:textId="77777777" w:rsidR="00F1245B" w:rsidRPr="005629D4" w:rsidRDefault="00F1245B" w:rsidP="00FB6BFC">
            <w:pPr>
              <w:spacing w:line="360" w:lineRule="auto"/>
              <w:jc w:val="center"/>
              <w:rPr>
                <w:sz w:val="20"/>
                <w:szCs w:val="20"/>
              </w:rPr>
            </w:pPr>
            <w:r w:rsidRPr="005629D4">
              <w:rPr>
                <w:sz w:val="20"/>
                <w:szCs w:val="20"/>
              </w:rPr>
              <w:t>38,590</w:t>
            </w:r>
          </w:p>
        </w:tc>
        <w:tc>
          <w:tcPr>
            <w:tcW w:w="502" w:type="pct"/>
          </w:tcPr>
          <w:p w14:paraId="7CFEF00D" w14:textId="77777777" w:rsidR="00F1245B" w:rsidRPr="005629D4" w:rsidRDefault="00F1245B" w:rsidP="00FB6BFC">
            <w:pPr>
              <w:spacing w:line="360" w:lineRule="auto"/>
              <w:jc w:val="center"/>
              <w:rPr>
                <w:sz w:val="20"/>
                <w:szCs w:val="20"/>
              </w:rPr>
            </w:pPr>
            <w:r w:rsidRPr="005629D4">
              <w:rPr>
                <w:sz w:val="20"/>
                <w:szCs w:val="20"/>
              </w:rPr>
              <w:t>30,439</w:t>
            </w:r>
          </w:p>
        </w:tc>
        <w:tc>
          <w:tcPr>
            <w:tcW w:w="395" w:type="pct"/>
          </w:tcPr>
          <w:p w14:paraId="5B4C2313" w14:textId="77777777" w:rsidR="00F1245B" w:rsidRPr="005629D4" w:rsidRDefault="00F1245B" w:rsidP="0017686F">
            <w:pPr>
              <w:spacing w:line="360" w:lineRule="auto"/>
              <w:jc w:val="center"/>
              <w:rPr>
                <w:sz w:val="20"/>
                <w:szCs w:val="20"/>
              </w:rPr>
            </w:pPr>
            <w:r w:rsidRPr="005629D4">
              <w:rPr>
                <w:sz w:val="20"/>
                <w:szCs w:val="20"/>
              </w:rPr>
              <w:t>22,896</w:t>
            </w:r>
          </w:p>
        </w:tc>
        <w:tc>
          <w:tcPr>
            <w:tcW w:w="502" w:type="pct"/>
          </w:tcPr>
          <w:p w14:paraId="12EA6F97" w14:textId="77777777" w:rsidR="00F1245B" w:rsidRPr="005629D4" w:rsidRDefault="00F1245B" w:rsidP="0017686F">
            <w:pPr>
              <w:spacing w:line="360" w:lineRule="auto"/>
              <w:jc w:val="center"/>
              <w:rPr>
                <w:sz w:val="20"/>
                <w:szCs w:val="20"/>
              </w:rPr>
            </w:pPr>
            <w:r w:rsidRPr="005629D4">
              <w:rPr>
                <w:sz w:val="20"/>
                <w:szCs w:val="20"/>
              </w:rPr>
              <w:t>22,896</w:t>
            </w:r>
          </w:p>
        </w:tc>
        <w:tc>
          <w:tcPr>
            <w:tcW w:w="427" w:type="pct"/>
          </w:tcPr>
          <w:p w14:paraId="46C7A59C" w14:textId="77777777" w:rsidR="00F1245B" w:rsidRPr="005629D4" w:rsidRDefault="00F1245B" w:rsidP="007C4152">
            <w:pPr>
              <w:spacing w:line="360" w:lineRule="auto"/>
              <w:jc w:val="center"/>
              <w:rPr>
                <w:sz w:val="20"/>
                <w:szCs w:val="20"/>
              </w:rPr>
            </w:pPr>
            <w:r w:rsidRPr="005629D4">
              <w:rPr>
                <w:sz w:val="20"/>
                <w:szCs w:val="20"/>
              </w:rPr>
              <w:t>34,435</w:t>
            </w:r>
          </w:p>
        </w:tc>
        <w:tc>
          <w:tcPr>
            <w:tcW w:w="502" w:type="pct"/>
          </w:tcPr>
          <w:p w14:paraId="74291C86" w14:textId="77777777" w:rsidR="00F1245B" w:rsidRPr="005629D4" w:rsidRDefault="00F1245B" w:rsidP="0017686F">
            <w:pPr>
              <w:spacing w:line="360" w:lineRule="auto"/>
              <w:jc w:val="center"/>
              <w:rPr>
                <w:sz w:val="20"/>
                <w:szCs w:val="20"/>
              </w:rPr>
            </w:pPr>
            <w:r w:rsidRPr="005629D4">
              <w:rPr>
                <w:sz w:val="20"/>
                <w:szCs w:val="20"/>
              </w:rPr>
              <w:t>34,435</w:t>
            </w:r>
          </w:p>
        </w:tc>
        <w:tc>
          <w:tcPr>
            <w:tcW w:w="394" w:type="pct"/>
          </w:tcPr>
          <w:p w14:paraId="68382C20" w14:textId="77777777" w:rsidR="00F1245B" w:rsidRPr="005629D4" w:rsidRDefault="00997C12" w:rsidP="0017686F">
            <w:pPr>
              <w:spacing w:line="360" w:lineRule="auto"/>
              <w:jc w:val="center"/>
              <w:rPr>
                <w:sz w:val="20"/>
                <w:szCs w:val="20"/>
              </w:rPr>
            </w:pPr>
            <w:r w:rsidRPr="005629D4">
              <w:rPr>
                <w:sz w:val="20"/>
                <w:szCs w:val="20"/>
              </w:rPr>
              <w:t>30,726</w:t>
            </w:r>
          </w:p>
        </w:tc>
        <w:tc>
          <w:tcPr>
            <w:tcW w:w="556" w:type="pct"/>
          </w:tcPr>
          <w:p w14:paraId="4E01B3BF" w14:textId="77777777" w:rsidR="00F1245B" w:rsidRPr="005629D4" w:rsidRDefault="00997C12" w:rsidP="0017686F">
            <w:pPr>
              <w:spacing w:line="360" w:lineRule="auto"/>
              <w:jc w:val="center"/>
              <w:rPr>
                <w:sz w:val="20"/>
                <w:szCs w:val="20"/>
              </w:rPr>
            </w:pPr>
            <w:r w:rsidRPr="005629D4">
              <w:rPr>
                <w:sz w:val="20"/>
                <w:szCs w:val="20"/>
              </w:rPr>
              <w:t>30,726</w:t>
            </w:r>
          </w:p>
        </w:tc>
        <w:tc>
          <w:tcPr>
            <w:tcW w:w="501" w:type="pct"/>
          </w:tcPr>
          <w:p w14:paraId="32598459" w14:textId="77777777" w:rsidR="00F1245B" w:rsidRPr="005629D4" w:rsidRDefault="00997C12" w:rsidP="0017686F">
            <w:pPr>
              <w:spacing w:line="360" w:lineRule="auto"/>
              <w:jc w:val="center"/>
              <w:rPr>
                <w:sz w:val="20"/>
                <w:szCs w:val="20"/>
              </w:rPr>
            </w:pPr>
            <w:r w:rsidRPr="005629D4">
              <w:rPr>
                <w:sz w:val="20"/>
                <w:szCs w:val="20"/>
              </w:rPr>
              <w:t>30,726</w:t>
            </w:r>
          </w:p>
        </w:tc>
      </w:tr>
      <w:tr w:rsidR="00F1245B" w:rsidRPr="008119A1" w14:paraId="40B97511" w14:textId="77777777" w:rsidTr="009E0EF7">
        <w:trPr>
          <w:trHeight w:val="387"/>
        </w:trPr>
        <w:tc>
          <w:tcPr>
            <w:tcW w:w="792" w:type="pct"/>
          </w:tcPr>
          <w:p w14:paraId="702BCC66" w14:textId="77777777" w:rsidR="00F1245B" w:rsidRPr="005629D4" w:rsidRDefault="008119A1" w:rsidP="008119A1">
            <w:pPr>
              <w:spacing w:line="360" w:lineRule="auto"/>
              <w:rPr>
                <w:b/>
                <w:sz w:val="20"/>
                <w:szCs w:val="20"/>
              </w:rPr>
            </w:pPr>
            <w:r w:rsidRPr="005629D4">
              <w:rPr>
                <w:b/>
                <w:sz w:val="20"/>
                <w:szCs w:val="20"/>
              </w:rPr>
              <w:t># transects w/o</w:t>
            </w:r>
            <w:r w:rsidR="00997C12" w:rsidRPr="005629D4">
              <w:rPr>
                <w:b/>
                <w:sz w:val="20"/>
                <w:szCs w:val="20"/>
              </w:rPr>
              <w:t xml:space="preserve"> ye </w:t>
            </w:r>
          </w:p>
        </w:tc>
        <w:tc>
          <w:tcPr>
            <w:tcW w:w="428" w:type="pct"/>
          </w:tcPr>
          <w:p w14:paraId="5B4D47E2" w14:textId="77777777" w:rsidR="00F1245B" w:rsidRPr="005629D4" w:rsidRDefault="00F1245B" w:rsidP="00FB6BFC">
            <w:pPr>
              <w:spacing w:line="360" w:lineRule="auto"/>
              <w:jc w:val="center"/>
              <w:rPr>
                <w:sz w:val="20"/>
                <w:szCs w:val="20"/>
              </w:rPr>
            </w:pPr>
            <w:r w:rsidRPr="005629D4">
              <w:rPr>
                <w:sz w:val="20"/>
                <w:szCs w:val="20"/>
              </w:rPr>
              <w:t>7</w:t>
            </w:r>
          </w:p>
        </w:tc>
        <w:tc>
          <w:tcPr>
            <w:tcW w:w="502" w:type="pct"/>
          </w:tcPr>
          <w:p w14:paraId="3ECB996B" w14:textId="77777777" w:rsidR="00F1245B" w:rsidRPr="005629D4" w:rsidRDefault="00F1245B" w:rsidP="00FB6BFC">
            <w:pPr>
              <w:spacing w:line="360" w:lineRule="auto"/>
              <w:jc w:val="center"/>
              <w:rPr>
                <w:sz w:val="20"/>
                <w:szCs w:val="20"/>
              </w:rPr>
            </w:pPr>
            <w:r w:rsidRPr="005629D4">
              <w:rPr>
                <w:sz w:val="20"/>
                <w:szCs w:val="20"/>
              </w:rPr>
              <w:t>8</w:t>
            </w:r>
          </w:p>
        </w:tc>
        <w:tc>
          <w:tcPr>
            <w:tcW w:w="395" w:type="pct"/>
          </w:tcPr>
          <w:p w14:paraId="23C9826D" w14:textId="77777777" w:rsidR="00F1245B" w:rsidRPr="005629D4" w:rsidRDefault="00F1245B" w:rsidP="0017686F">
            <w:pPr>
              <w:spacing w:line="360" w:lineRule="auto"/>
              <w:jc w:val="center"/>
              <w:rPr>
                <w:sz w:val="20"/>
                <w:szCs w:val="20"/>
              </w:rPr>
            </w:pPr>
            <w:r w:rsidRPr="005629D4">
              <w:rPr>
                <w:sz w:val="20"/>
                <w:szCs w:val="20"/>
              </w:rPr>
              <w:t>2</w:t>
            </w:r>
          </w:p>
        </w:tc>
        <w:tc>
          <w:tcPr>
            <w:tcW w:w="502" w:type="pct"/>
          </w:tcPr>
          <w:p w14:paraId="049D604D" w14:textId="77777777" w:rsidR="00F1245B" w:rsidRPr="005629D4" w:rsidRDefault="00F1245B" w:rsidP="0017686F">
            <w:pPr>
              <w:spacing w:line="360" w:lineRule="auto"/>
              <w:jc w:val="center"/>
              <w:rPr>
                <w:sz w:val="20"/>
                <w:szCs w:val="20"/>
              </w:rPr>
            </w:pPr>
            <w:r w:rsidRPr="005629D4">
              <w:rPr>
                <w:sz w:val="20"/>
                <w:szCs w:val="20"/>
              </w:rPr>
              <w:t>2</w:t>
            </w:r>
          </w:p>
        </w:tc>
        <w:tc>
          <w:tcPr>
            <w:tcW w:w="427" w:type="pct"/>
          </w:tcPr>
          <w:p w14:paraId="24840F24" w14:textId="77777777" w:rsidR="00F1245B" w:rsidRPr="005629D4" w:rsidRDefault="00F1245B" w:rsidP="007C4152">
            <w:pPr>
              <w:spacing w:line="360" w:lineRule="auto"/>
              <w:jc w:val="center"/>
              <w:rPr>
                <w:sz w:val="20"/>
                <w:szCs w:val="20"/>
              </w:rPr>
            </w:pPr>
            <w:r w:rsidRPr="005629D4">
              <w:rPr>
                <w:sz w:val="20"/>
                <w:szCs w:val="20"/>
              </w:rPr>
              <w:t>7</w:t>
            </w:r>
          </w:p>
        </w:tc>
        <w:tc>
          <w:tcPr>
            <w:tcW w:w="502" w:type="pct"/>
          </w:tcPr>
          <w:p w14:paraId="79458F26" w14:textId="77777777" w:rsidR="00F1245B" w:rsidRPr="005629D4" w:rsidRDefault="00F1245B" w:rsidP="0017686F">
            <w:pPr>
              <w:spacing w:line="360" w:lineRule="auto"/>
              <w:jc w:val="center"/>
              <w:rPr>
                <w:sz w:val="20"/>
                <w:szCs w:val="20"/>
              </w:rPr>
            </w:pPr>
            <w:r w:rsidRPr="005629D4">
              <w:rPr>
                <w:sz w:val="20"/>
                <w:szCs w:val="20"/>
              </w:rPr>
              <w:t>8</w:t>
            </w:r>
          </w:p>
        </w:tc>
        <w:tc>
          <w:tcPr>
            <w:tcW w:w="394" w:type="pct"/>
          </w:tcPr>
          <w:p w14:paraId="7C91920C" w14:textId="77777777" w:rsidR="00F1245B" w:rsidRPr="005629D4" w:rsidRDefault="00997C12" w:rsidP="0017686F">
            <w:pPr>
              <w:spacing w:line="360" w:lineRule="auto"/>
              <w:jc w:val="center"/>
              <w:rPr>
                <w:sz w:val="20"/>
                <w:szCs w:val="20"/>
              </w:rPr>
            </w:pPr>
            <w:r w:rsidRPr="005629D4">
              <w:rPr>
                <w:sz w:val="20"/>
                <w:szCs w:val="20"/>
              </w:rPr>
              <w:t>1</w:t>
            </w:r>
          </w:p>
        </w:tc>
        <w:tc>
          <w:tcPr>
            <w:tcW w:w="556" w:type="pct"/>
          </w:tcPr>
          <w:p w14:paraId="779CD044" w14:textId="77777777" w:rsidR="00F1245B" w:rsidRPr="005629D4" w:rsidRDefault="00997C12" w:rsidP="0017686F">
            <w:pPr>
              <w:spacing w:line="360" w:lineRule="auto"/>
              <w:jc w:val="center"/>
              <w:rPr>
                <w:sz w:val="20"/>
                <w:szCs w:val="20"/>
              </w:rPr>
            </w:pPr>
            <w:r w:rsidRPr="005629D4">
              <w:rPr>
                <w:sz w:val="20"/>
                <w:szCs w:val="20"/>
              </w:rPr>
              <w:t>1</w:t>
            </w:r>
          </w:p>
        </w:tc>
        <w:tc>
          <w:tcPr>
            <w:tcW w:w="501" w:type="pct"/>
          </w:tcPr>
          <w:p w14:paraId="55EEAEEC" w14:textId="77777777" w:rsidR="00F1245B" w:rsidRPr="005629D4" w:rsidRDefault="00997C12" w:rsidP="0017686F">
            <w:pPr>
              <w:spacing w:line="360" w:lineRule="auto"/>
              <w:jc w:val="center"/>
              <w:rPr>
                <w:sz w:val="20"/>
                <w:szCs w:val="20"/>
              </w:rPr>
            </w:pPr>
            <w:r w:rsidRPr="005629D4">
              <w:rPr>
                <w:sz w:val="20"/>
                <w:szCs w:val="20"/>
              </w:rPr>
              <w:t>1</w:t>
            </w:r>
          </w:p>
        </w:tc>
      </w:tr>
      <w:tr w:rsidR="00F1245B" w:rsidRPr="008119A1" w14:paraId="41177325" w14:textId="77777777" w:rsidTr="009E0EF7">
        <w:trPr>
          <w:trHeight w:val="328"/>
        </w:trPr>
        <w:tc>
          <w:tcPr>
            <w:tcW w:w="792" w:type="pct"/>
          </w:tcPr>
          <w:p w14:paraId="25CCE525" w14:textId="77777777" w:rsidR="00F1245B" w:rsidRPr="005629D4" w:rsidRDefault="008119A1" w:rsidP="008119A1">
            <w:pPr>
              <w:spacing w:line="360" w:lineRule="auto"/>
              <w:rPr>
                <w:b/>
                <w:sz w:val="20"/>
                <w:szCs w:val="20"/>
              </w:rPr>
            </w:pPr>
            <w:r w:rsidRPr="005629D4">
              <w:rPr>
                <w:b/>
                <w:sz w:val="20"/>
                <w:szCs w:val="20"/>
              </w:rPr>
              <w:t xml:space="preserve">Avg </w:t>
            </w:r>
            <w:r w:rsidR="00F1245B" w:rsidRPr="005629D4">
              <w:rPr>
                <w:b/>
                <w:sz w:val="20"/>
                <w:szCs w:val="20"/>
              </w:rPr>
              <w:t xml:space="preserve"> ye per transect</w:t>
            </w:r>
          </w:p>
        </w:tc>
        <w:tc>
          <w:tcPr>
            <w:tcW w:w="428" w:type="pct"/>
          </w:tcPr>
          <w:p w14:paraId="407F795C" w14:textId="77777777" w:rsidR="00F1245B" w:rsidRPr="005629D4" w:rsidRDefault="00F1245B" w:rsidP="00FB6BFC">
            <w:pPr>
              <w:spacing w:line="360" w:lineRule="auto"/>
              <w:jc w:val="center"/>
              <w:rPr>
                <w:sz w:val="20"/>
                <w:szCs w:val="20"/>
              </w:rPr>
            </w:pPr>
            <w:r w:rsidRPr="005629D4">
              <w:rPr>
                <w:sz w:val="20"/>
                <w:szCs w:val="20"/>
              </w:rPr>
              <w:t>2.6</w:t>
            </w:r>
          </w:p>
        </w:tc>
        <w:tc>
          <w:tcPr>
            <w:tcW w:w="502" w:type="pct"/>
          </w:tcPr>
          <w:p w14:paraId="755F8BBF" w14:textId="77777777" w:rsidR="00F1245B" w:rsidRPr="005629D4" w:rsidRDefault="00F1245B" w:rsidP="00FB6BFC">
            <w:pPr>
              <w:spacing w:line="360" w:lineRule="auto"/>
              <w:jc w:val="center"/>
              <w:rPr>
                <w:sz w:val="20"/>
                <w:szCs w:val="20"/>
              </w:rPr>
            </w:pPr>
            <w:r w:rsidRPr="005629D4">
              <w:rPr>
                <w:sz w:val="20"/>
                <w:szCs w:val="20"/>
              </w:rPr>
              <w:t>3.4</w:t>
            </w:r>
          </w:p>
        </w:tc>
        <w:tc>
          <w:tcPr>
            <w:tcW w:w="395" w:type="pct"/>
          </w:tcPr>
          <w:p w14:paraId="6D81099B" w14:textId="77777777" w:rsidR="00F1245B" w:rsidRPr="005629D4" w:rsidRDefault="00F1245B" w:rsidP="0017686F">
            <w:pPr>
              <w:spacing w:line="360" w:lineRule="auto"/>
              <w:jc w:val="center"/>
              <w:rPr>
                <w:sz w:val="20"/>
                <w:szCs w:val="20"/>
              </w:rPr>
            </w:pPr>
            <w:r w:rsidRPr="005629D4">
              <w:rPr>
                <w:sz w:val="20"/>
                <w:szCs w:val="20"/>
              </w:rPr>
              <w:t>8.4</w:t>
            </w:r>
          </w:p>
        </w:tc>
        <w:tc>
          <w:tcPr>
            <w:tcW w:w="502" w:type="pct"/>
          </w:tcPr>
          <w:p w14:paraId="0A5A7CD1" w14:textId="77777777" w:rsidR="00F1245B" w:rsidRPr="005629D4" w:rsidRDefault="00F1245B" w:rsidP="0017686F">
            <w:pPr>
              <w:spacing w:line="360" w:lineRule="auto"/>
              <w:jc w:val="center"/>
              <w:rPr>
                <w:sz w:val="20"/>
                <w:szCs w:val="20"/>
              </w:rPr>
            </w:pPr>
            <w:r w:rsidRPr="005629D4">
              <w:rPr>
                <w:sz w:val="20"/>
                <w:szCs w:val="20"/>
              </w:rPr>
              <w:t>7.7</w:t>
            </w:r>
          </w:p>
        </w:tc>
        <w:tc>
          <w:tcPr>
            <w:tcW w:w="427" w:type="pct"/>
          </w:tcPr>
          <w:p w14:paraId="4C731AFE" w14:textId="77777777" w:rsidR="00F1245B" w:rsidRPr="005629D4" w:rsidRDefault="00F1245B" w:rsidP="007C4152">
            <w:pPr>
              <w:spacing w:line="360" w:lineRule="auto"/>
              <w:jc w:val="center"/>
              <w:rPr>
                <w:sz w:val="20"/>
                <w:szCs w:val="20"/>
              </w:rPr>
            </w:pPr>
            <w:r w:rsidRPr="005629D4">
              <w:rPr>
                <w:sz w:val="20"/>
                <w:szCs w:val="20"/>
              </w:rPr>
              <w:t>4.7</w:t>
            </w:r>
          </w:p>
        </w:tc>
        <w:tc>
          <w:tcPr>
            <w:tcW w:w="502" w:type="pct"/>
          </w:tcPr>
          <w:p w14:paraId="76DF5D88" w14:textId="77777777" w:rsidR="00F1245B" w:rsidRPr="005629D4" w:rsidRDefault="00F1245B" w:rsidP="0017686F">
            <w:pPr>
              <w:spacing w:line="360" w:lineRule="auto"/>
              <w:jc w:val="center"/>
              <w:rPr>
                <w:sz w:val="20"/>
                <w:szCs w:val="20"/>
              </w:rPr>
            </w:pPr>
            <w:r w:rsidRPr="005629D4">
              <w:rPr>
                <w:sz w:val="20"/>
                <w:szCs w:val="20"/>
              </w:rPr>
              <w:t>3.5</w:t>
            </w:r>
          </w:p>
        </w:tc>
        <w:tc>
          <w:tcPr>
            <w:tcW w:w="394" w:type="pct"/>
          </w:tcPr>
          <w:p w14:paraId="721433BF" w14:textId="77777777" w:rsidR="00F1245B" w:rsidRPr="005629D4" w:rsidRDefault="00997C12" w:rsidP="0017686F">
            <w:pPr>
              <w:spacing w:line="360" w:lineRule="auto"/>
              <w:jc w:val="center"/>
              <w:rPr>
                <w:sz w:val="20"/>
                <w:szCs w:val="20"/>
              </w:rPr>
            </w:pPr>
            <w:r w:rsidRPr="005629D4">
              <w:rPr>
                <w:sz w:val="20"/>
                <w:szCs w:val="20"/>
              </w:rPr>
              <w:t>5.3</w:t>
            </w:r>
          </w:p>
        </w:tc>
        <w:tc>
          <w:tcPr>
            <w:tcW w:w="556" w:type="pct"/>
          </w:tcPr>
          <w:p w14:paraId="0C1224A5" w14:textId="77777777" w:rsidR="00F1245B" w:rsidRPr="005629D4" w:rsidRDefault="009E0EF7" w:rsidP="0017686F">
            <w:pPr>
              <w:spacing w:line="360" w:lineRule="auto"/>
              <w:jc w:val="center"/>
              <w:rPr>
                <w:sz w:val="20"/>
                <w:szCs w:val="20"/>
              </w:rPr>
            </w:pPr>
            <w:r>
              <w:rPr>
                <w:sz w:val="20"/>
                <w:szCs w:val="20"/>
              </w:rPr>
              <w:t>5.2</w:t>
            </w:r>
          </w:p>
        </w:tc>
        <w:tc>
          <w:tcPr>
            <w:tcW w:w="501" w:type="pct"/>
          </w:tcPr>
          <w:p w14:paraId="2F1483F7" w14:textId="77777777" w:rsidR="00F1245B" w:rsidRPr="005629D4" w:rsidRDefault="009E0EF7" w:rsidP="0017686F">
            <w:pPr>
              <w:spacing w:line="360" w:lineRule="auto"/>
              <w:jc w:val="center"/>
              <w:rPr>
                <w:sz w:val="20"/>
                <w:szCs w:val="20"/>
              </w:rPr>
            </w:pPr>
            <w:r>
              <w:rPr>
                <w:sz w:val="20"/>
                <w:szCs w:val="20"/>
              </w:rPr>
              <w:t>5.1</w:t>
            </w:r>
          </w:p>
        </w:tc>
      </w:tr>
      <w:tr w:rsidR="00F1245B" w:rsidRPr="0052360E" w14:paraId="034E996E" w14:textId="77777777" w:rsidTr="009E0EF7">
        <w:trPr>
          <w:trHeight w:val="328"/>
        </w:trPr>
        <w:tc>
          <w:tcPr>
            <w:tcW w:w="792" w:type="pct"/>
          </w:tcPr>
          <w:p w14:paraId="3BA9392B" w14:textId="77777777" w:rsidR="00F1245B" w:rsidRPr="005629D4" w:rsidRDefault="00F1245B" w:rsidP="008119A1">
            <w:pPr>
              <w:spacing w:line="360" w:lineRule="auto"/>
              <w:rPr>
                <w:b/>
                <w:sz w:val="20"/>
                <w:szCs w:val="20"/>
              </w:rPr>
            </w:pPr>
            <w:r w:rsidRPr="005629D4">
              <w:rPr>
                <w:b/>
                <w:sz w:val="20"/>
                <w:szCs w:val="20"/>
              </w:rPr>
              <w:t>Max</w:t>
            </w:r>
            <w:r w:rsidR="008119A1" w:rsidRPr="005629D4">
              <w:rPr>
                <w:b/>
                <w:sz w:val="20"/>
                <w:szCs w:val="20"/>
              </w:rPr>
              <w:t>.</w:t>
            </w:r>
            <w:r w:rsidRPr="005629D4">
              <w:rPr>
                <w:b/>
                <w:sz w:val="20"/>
                <w:szCs w:val="20"/>
              </w:rPr>
              <w:t xml:space="preserve"> ye </w:t>
            </w:r>
            <w:r w:rsidR="008119A1" w:rsidRPr="005629D4">
              <w:rPr>
                <w:b/>
                <w:sz w:val="20"/>
                <w:szCs w:val="20"/>
              </w:rPr>
              <w:t>per transect</w:t>
            </w:r>
          </w:p>
        </w:tc>
        <w:tc>
          <w:tcPr>
            <w:tcW w:w="428" w:type="pct"/>
          </w:tcPr>
          <w:p w14:paraId="66030195" w14:textId="77777777" w:rsidR="00F1245B" w:rsidRPr="005629D4" w:rsidRDefault="00F1245B" w:rsidP="00FB6BFC">
            <w:pPr>
              <w:spacing w:line="360" w:lineRule="auto"/>
              <w:jc w:val="center"/>
              <w:rPr>
                <w:sz w:val="20"/>
                <w:szCs w:val="20"/>
              </w:rPr>
            </w:pPr>
            <w:r w:rsidRPr="005629D4">
              <w:rPr>
                <w:sz w:val="20"/>
                <w:szCs w:val="20"/>
              </w:rPr>
              <w:t>9</w:t>
            </w:r>
          </w:p>
        </w:tc>
        <w:tc>
          <w:tcPr>
            <w:tcW w:w="502" w:type="pct"/>
          </w:tcPr>
          <w:p w14:paraId="1C609E9A" w14:textId="77777777" w:rsidR="00F1245B" w:rsidRPr="005629D4" w:rsidRDefault="00F1245B" w:rsidP="00FB6BFC">
            <w:pPr>
              <w:spacing w:line="360" w:lineRule="auto"/>
              <w:jc w:val="center"/>
              <w:rPr>
                <w:sz w:val="20"/>
                <w:szCs w:val="20"/>
              </w:rPr>
            </w:pPr>
            <w:r w:rsidRPr="005629D4">
              <w:rPr>
                <w:sz w:val="20"/>
                <w:szCs w:val="20"/>
              </w:rPr>
              <w:t>15</w:t>
            </w:r>
          </w:p>
        </w:tc>
        <w:tc>
          <w:tcPr>
            <w:tcW w:w="395" w:type="pct"/>
          </w:tcPr>
          <w:p w14:paraId="41B13BE2" w14:textId="77777777" w:rsidR="00F1245B" w:rsidRPr="005629D4" w:rsidRDefault="00F1245B" w:rsidP="0017686F">
            <w:pPr>
              <w:spacing w:line="360" w:lineRule="auto"/>
              <w:jc w:val="center"/>
              <w:rPr>
                <w:sz w:val="20"/>
                <w:szCs w:val="20"/>
              </w:rPr>
            </w:pPr>
            <w:r w:rsidRPr="005629D4">
              <w:rPr>
                <w:sz w:val="20"/>
                <w:szCs w:val="20"/>
              </w:rPr>
              <w:t>60</w:t>
            </w:r>
          </w:p>
        </w:tc>
        <w:tc>
          <w:tcPr>
            <w:tcW w:w="502" w:type="pct"/>
          </w:tcPr>
          <w:p w14:paraId="475320F2" w14:textId="77777777" w:rsidR="00F1245B" w:rsidRPr="005629D4" w:rsidRDefault="00F1245B" w:rsidP="0017686F">
            <w:pPr>
              <w:spacing w:line="360" w:lineRule="auto"/>
              <w:jc w:val="center"/>
              <w:rPr>
                <w:sz w:val="20"/>
                <w:szCs w:val="20"/>
              </w:rPr>
            </w:pPr>
            <w:r w:rsidRPr="005629D4">
              <w:rPr>
                <w:sz w:val="20"/>
                <w:szCs w:val="20"/>
              </w:rPr>
              <w:t>60</w:t>
            </w:r>
          </w:p>
        </w:tc>
        <w:tc>
          <w:tcPr>
            <w:tcW w:w="427" w:type="pct"/>
          </w:tcPr>
          <w:p w14:paraId="5B23C791" w14:textId="77777777" w:rsidR="00F1245B" w:rsidRPr="005629D4" w:rsidRDefault="00F1245B" w:rsidP="007C4152">
            <w:pPr>
              <w:spacing w:line="360" w:lineRule="auto"/>
              <w:jc w:val="center"/>
              <w:rPr>
                <w:sz w:val="20"/>
                <w:szCs w:val="20"/>
              </w:rPr>
            </w:pPr>
            <w:r w:rsidRPr="005629D4">
              <w:rPr>
                <w:sz w:val="20"/>
                <w:szCs w:val="20"/>
              </w:rPr>
              <w:t>20</w:t>
            </w:r>
          </w:p>
        </w:tc>
        <w:tc>
          <w:tcPr>
            <w:tcW w:w="502" w:type="pct"/>
          </w:tcPr>
          <w:p w14:paraId="06ABF5D9" w14:textId="77777777" w:rsidR="00F1245B" w:rsidRPr="005629D4" w:rsidRDefault="00F1245B" w:rsidP="0017686F">
            <w:pPr>
              <w:spacing w:line="360" w:lineRule="auto"/>
              <w:jc w:val="center"/>
              <w:rPr>
                <w:sz w:val="20"/>
                <w:szCs w:val="20"/>
              </w:rPr>
            </w:pPr>
            <w:r w:rsidRPr="005629D4">
              <w:rPr>
                <w:sz w:val="20"/>
                <w:szCs w:val="20"/>
              </w:rPr>
              <w:t>16</w:t>
            </w:r>
          </w:p>
        </w:tc>
        <w:tc>
          <w:tcPr>
            <w:tcW w:w="394" w:type="pct"/>
          </w:tcPr>
          <w:p w14:paraId="0E033617" w14:textId="77777777" w:rsidR="00F1245B" w:rsidRPr="005629D4" w:rsidRDefault="00997C12" w:rsidP="0017686F">
            <w:pPr>
              <w:spacing w:line="360" w:lineRule="auto"/>
              <w:jc w:val="center"/>
              <w:rPr>
                <w:sz w:val="20"/>
                <w:szCs w:val="20"/>
              </w:rPr>
            </w:pPr>
            <w:r w:rsidRPr="005629D4">
              <w:rPr>
                <w:sz w:val="20"/>
                <w:szCs w:val="20"/>
              </w:rPr>
              <w:t>13</w:t>
            </w:r>
          </w:p>
        </w:tc>
        <w:tc>
          <w:tcPr>
            <w:tcW w:w="556" w:type="pct"/>
          </w:tcPr>
          <w:p w14:paraId="2C3EC2EF" w14:textId="77777777" w:rsidR="00F1245B" w:rsidRPr="005629D4" w:rsidRDefault="00997C12" w:rsidP="0017686F">
            <w:pPr>
              <w:spacing w:line="360" w:lineRule="auto"/>
              <w:jc w:val="center"/>
              <w:rPr>
                <w:sz w:val="20"/>
                <w:szCs w:val="20"/>
              </w:rPr>
            </w:pPr>
            <w:r w:rsidRPr="005629D4">
              <w:rPr>
                <w:sz w:val="20"/>
                <w:szCs w:val="20"/>
              </w:rPr>
              <w:t>13</w:t>
            </w:r>
          </w:p>
        </w:tc>
        <w:tc>
          <w:tcPr>
            <w:tcW w:w="501" w:type="pct"/>
          </w:tcPr>
          <w:p w14:paraId="7EC91599" w14:textId="77777777" w:rsidR="00F1245B" w:rsidRPr="005629D4" w:rsidRDefault="00997C12" w:rsidP="0017686F">
            <w:pPr>
              <w:spacing w:line="360" w:lineRule="auto"/>
              <w:jc w:val="center"/>
              <w:rPr>
                <w:sz w:val="20"/>
                <w:szCs w:val="20"/>
              </w:rPr>
            </w:pPr>
            <w:r w:rsidRPr="005629D4">
              <w:rPr>
                <w:sz w:val="20"/>
                <w:szCs w:val="20"/>
              </w:rPr>
              <w:t>13</w:t>
            </w:r>
          </w:p>
        </w:tc>
      </w:tr>
      <w:tr w:rsidR="00CD6C8B" w:rsidRPr="0052360E" w14:paraId="3D223F31" w14:textId="77777777" w:rsidTr="009E0EF7">
        <w:trPr>
          <w:trHeight w:val="328"/>
        </w:trPr>
        <w:tc>
          <w:tcPr>
            <w:tcW w:w="792" w:type="pct"/>
          </w:tcPr>
          <w:p w14:paraId="7960B466" w14:textId="77777777" w:rsidR="00CD6C8B" w:rsidRPr="005629D4" w:rsidRDefault="00CD6C8B" w:rsidP="008119A1">
            <w:pPr>
              <w:spacing w:line="360" w:lineRule="auto"/>
              <w:rPr>
                <w:b/>
                <w:sz w:val="20"/>
                <w:szCs w:val="20"/>
              </w:rPr>
            </w:pPr>
            <w:r w:rsidRPr="005629D4">
              <w:rPr>
                <w:b/>
                <w:sz w:val="20"/>
                <w:szCs w:val="20"/>
              </w:rPr>
              <w:t># AD &amp; SUB in model</w:t>
            </w:r>
            <w:bookmarkStart w:id="8" w:name="_Ref467139172"/>
            <w:r w:rsidRPr="005629D4">
              <w:rPr>
                <w:rStyle w:val="FootnoteReference"/>
                <w:b/>
                <w:sz w:val="20"/>
                <w:szCs w:val="20"/>
              </w:rPr>
              <w:footnoteReference w:id="7"/>
            </w:r>
            <w:bookmarkEnd w:id="8"/>
          </w:p>
        </w:tc>
        <w:tc>
          <w:tcPr>
            <w:tcW w:w="428" w:type="pct"/>
          </w:tcPr>
          <w:p w14:paraId="0DF5AA0A" w14:textId="77777777" w:rsidR="00CD6C8B" w:rsidRPr="005629D4" w:rsidRDefault="00CD6C8B" w:rsidP="00FB6BFC">
            <w:pPr>
              <w:spacing w:line="360" w:lineRule="auto"/>
              <w:jc w:val="center"/>
              <w:rPr>
                <w:sz w:val="20"/>
                <w:szCs w:val="20"/>
              </w:rPr>
            </w:pPr>
            <w:r w:rsidRPr="005629D4">
              <w:rPr>
                <w:sz w:val="20"/>
                <w:szCs w:val="20"/>
              </w:rPr>
              <w:t>118</w:t>
            </w:r>
            <w:r w:rsidRPr="005629D4">
              <w:rPr>
                <w:sz w:val="20"/>
                <w:szCs w:val="20"/>
                <w:vertAlign w:val="superscript"/>
              </w:rPr>
              <w:t>3</w:t>
            </w:r>
          </w:p>
        </w:tc>
        <w:tc>
          <w:tcPr>
            <w:tcW w:w="502" w:type="pct"/>
          </w:tcPr>
          <w:p w14:paraId="24890B4A" w14:textId="77777777" w:rsidR="00CD6C8B" w:rsidRPr="005629D4" w:rsidRDefault="00CD6C8B" w:rsidP="00FB6BFC">
            <w:pPr>
              <w:spacing w:line="360" w:lineRule="auto"/>
              <w:jc w:val="center"/>
              <w:rPr>
                <w:sz w:val="20"/>
                <w:szCs w:val="20"/>
              </w:rPr>
            </w:pPr>
            <w:r w:rsidRPr="005629D4">
              <w:rPr>
                <w:sz w:val="20"/>
                <w:szCs w:val="20"/>
              </w:rPr>
              <w:t>118</w:t>
            </w:r>
          </w:p>
        </w:tc>
        <w:tc>
          <w:tcPr>
            <w:tcW w:w="395" w:type="pct"/>
          </w:tcPr>
          <w:p w14:paraId="3882DE90" w14:textId="77777777" w:rsidR="00CD6C8B" w:rsidRPr="005629D4" w:rsidRDefault="00CD6C8B" w:rsidP="0017686F">
            <w:pPr>
              <w:spacing w:line="360" w:lineRule="auto"/>
              <w:jc w:val="center"/>
              <w:rPr>
                <w:sz w:val="20"/>
                <w:szCs w:val="20"/>
              </w:rPr>
            </w:pPr>
            <w:r w:rsidRPr="005629D4">
              <w:rPr>
                <w:sz w:val="20"/>
                <w:szCs w:val="20"/>
              </w:rPr>
              <w:t>255</w:t>
            </w:r>
          </w:p>
        </w:tc>
        <w:tc>
          <w:tcPr>
            <w:tcW w:w="502" w:type="pct"/>
          </w:tcPr>
          <w:p w14:paraId="0FA11B7F" w14:textId="77777777" w:rsidR="00CD6C8B" w:rsidRPr="005629D4" w:rsidRDefault="00CD6C8B" w:rsidP="0017686F">
            <w:pPr>
              <w:spacing w:line="360" w:lineRule="auto"/>
              <w:jc w:val="center"/>
              <w:rPr>
                <w:sz w:val="20"/>
                <w:szCs w:val="20"/>
              </w:rPr>
            </w:pPr>
            <w:r w:rsidRPr="005629D4">
              <w:rPr>
                <w:sz w:val="20"/>
                <w:szCs w:val="20"/>
              </w:rPr>
              <w:t>251</w:t>
            </w:r>
            <w:r w:rsidRPr="005629D4">
              <w:rPr>
                <w:sz w:val="20"/>
                <w:szCs w:val="20"/>
                <w:vertAlign w:val="superscript"/>
              </w:rPr>
              <w:t>2</w:t>
            </w:r>
          </w:p>
        </w:tc>
        <w:tc>
          <w:tcPr>
            <w:tcW w:w="427" w:type="pct"/>
          </w:tcPr>
          <w:p w14:paraId="32A8A12B" w14:textId="77777777" w:rsidR="00CD6C8B" w:rsidRPr="005629D4" w:rsidRDefault="00CD6C8B" w:rsidP="007C4152">
            <w:pPr>
              <w:spacing w:line="360" w:lineRule="auto"/>
              <w:jc w:val="center"/>
              <w:rPr>
                <w:sz w:val="20"/>
                <w:szCs w:val="20"/>
              </w:rPr>
            </w:pPr>
            <w:r w:rsidRPr="005629D4">
              <w:rPr>
                <w:sz w:val="20"/>
                <w:szCs w:val="20"/>
              </w:rPr>
              <w:t>170</w:t>
            </w:r>
          </w:p>
        </w:tc>
        <w:tc>
          <w:tcPr>
            <w:tcW w:w="502" w:type="pct"/>
          </w:tcPr>
          <w:p w14:paraId="0A3BB3C9" w14:textId="77777777" w:rsidR="00CD6C8B" w:rsidRPr="005629D4" w:rsidRDefault="00CD6C8B" w:rsidP="0017686F">
            <w:pPr>
              <w:spacing w:line="360" w:lineRule="auto"/>
              <w:jc w:val="center"/>
              <w:rPr>
                <w:sz w:val="20"/>
                <w:szCs w:val="20"/>
              </w:rPr>
            </w:pPr>
            <w:r w:rsidRPr="005629D4">
              <w:rPr>
                <w:sz w:val="20"/>
                <w:szCs w:val="20"/>
              </w:rPr>
              <w:t>125</w:t>
            </w:r>
          </w:p>
        </w:tc>
        <w:tc>
          <w:tcPr>
            <w:tcW w:w="394" w:type="pct"/>
          </w:tcPr>
          <w:p w14:paraId="2F6CCC3C" w14:textId="77777777" w:rsidR="00CD6C8B" w:rsidRPr="005629D4" w:rsidRDefault="00CD6C8B" w:rsidP="0017686F">
            <w:pPr>
              <w:spacing w:line="360" w:lineRule="auto"/>
              <w:jc w:val="center"/>
              <w:rPr>
                <w:sz w:val="20"/>
                <w:szCs w:val="20"/>
              </w:rPr>
            </w:pPr>
            <w:r w:rsidRPr="005629D4">
              <w:rPr>
                <w:sz w:val="20"/>
                <w:szCs w:val="20"/>
              </w:rPr>
              <w:t>164</w:t>
            </w:r>
          </w:p>
        </w:tc>
        <w:tc>
          <w:tcPr>
            <w:tcW w:w="556" w:type="pct"/>
          </w:tcPr>
          <w:p w14:paraId="7BE3E5B2" w14:textId="77777777" w:rsidR="00CD6C8B" w:rsidRPr="005629D4" w:rsidRDefault="00CD6C8B" w:rsidP="00581088">
            <w:pPr>
              <w:spacing w:line="360" w:lineRule="auto"/>
              <w:jc w:val="center"/>
              <w:rPr>
                <w:sz w:val="20"/>
                <w:szCs w:val="20"/>
              </w:rPr>
            </w:pPr>
            <w:r w:rsidRPr="005629D4">
              <w:rPr>
                <w:sz w:val="20"/>
                <w:szCs w:val="20"/>
              </w:rPr>
              <w:t>160</w:t>
            </w:r>
          </w:p>
        </w:tc>
        <w:tc>
          <w:tcPr>
            <w:tcW w:w="501" w:type="pct"/>
          </w:tcPr>
          <w:p w14:paraId="70EFDDF0" w14:textId="77777777" w:rsidR="00CD6C8B" w:rsidRPr="005629D4" w:rsidRDefault="00CD6C8B" w:rsidP="008077E2">
            <w:pPr>
              <w:spacing w:line="360" w:lineRule="auto"/>
              <w:jc w:val="center"/>
              <w:rPr>
                <w:sz w:val="20"/>
                <w:szCs w:val="20"/>
              </w:rPr>
            </w:pPr>
            <w:r w:rsidRPr="005629D4">
              <w:rPr>
                <w:sz w:val="20"/>
                <w:szCs w:val="20"/>
              </w:rPr>
              <w:t>157</w:t>
            </w:r>
          </w:p>
        </w:tc>
      </w:tr>
      <w:tr w:rsidR="00CD6C8B" w:rsidRPr="0052360E" w14:paraId="331191BC" w14:textId="77777777" w:rsidTr="009E0EF7">
        <w:trPr>
          <w:trHeight w:val="97"/>
        </w:trPr>
        <w:tc>
          <w:tcPr>
            <w:tcW w:w="792" w:type="pct"/>
          </w:tcPr>
          <w:p w14:paraId="65DF1024" w14:textId="77777777" w:rsidR="00CD6C8B" w:rsidRPr="005629D4" w:rsidRDefault="00CD6C8B" w:rsidP="008119A1">
            <w:pPr>
              <w:spacing w:line="360" w:lineRule="auto"/>
              <w:rPr>
                <w:b/>
                <w:sz w:val="20"/>
                <w:szCs w:val="20"/>
              </w:rPr>
            </w:pPr>
            <w:r w:rsidRPr="005629D4">
              <w:rPr>
                <w:b/>
                <w:sz w:val="20"/>
                <w:szCs w:val="20"/>
              </w:rPr>
              <w:t># AD in model</w:t>
            </w:r>
            <w:r w:rsidRPr="005629D4">
              <w:rPr>
                <w:b/>
                <w:sz w:val="20"/>
                <w:szCs w:val="20"/>
                <w:vertAlign w:val="superscript"/>
              </w:rPr>
              <w:fldChar w:fldCharType="begin"/>
            </w:r>
            <w:r w:rsidRPr="005629D4">
              <w:rPr>
                <w:b/>
                <w:sz w:val="20"/>
                <w:szCs w:val="20"/>
                <w:vertAlign w:val="superscript"/>
              </w:rPr>
              <w:instrText xml:space="preserve"> NOTEREF _Ref467139172 \h  \* MERGEFORMAT </w:instrText>
            </w:r>
            <w:r w:rsidRPr="005629D4">
              <w:rPr>
                <w:b/>
                <w:sz w:val="20"/>
                <w:szCs w:val="20"/>
                <w:vertAlign w:val="superscript"/>
              </w:rPr>
            </w:r>
            <w:r w:rsidRPr="005629D4">
              <w:rPr>
                <w:b/>
                <w:sz w:val="20"/>
                <w:szCs w:val="20"/>
                <w:vertAlign w:val="superscript"/>
              </w:rPr>
              <w:fldChar w:fldCharType="separate"/>
            </w:r>
            <w:r w:rsidRPr="005629D4">
              <w:rPr>
                <w:b/>
                <w:sz w:val="20"/>
                <w:szCs w:val="20"/>
                <w:vertAlign w:val="superscript"/>
              </w:rPr>
              <w:t>5</w:t>
            </w:r>
            <w:r w:rsidRPr="005629D4">
              <w:rPr>
                <w:b/>
                <w:sz w:val="20"/>
                <w:szCs w:val="20"/>
                <w:vertAlign w:val="superscript"/>
              </w:rPr>
              <w:fldChar w:fldCharType="end"/>
            </w:r>
          </w:p>
        </w:tc>
        <w:tc>
          <w:tcPr>
            <w:tcW w:w="428" w:type="pct"/>
          </w:tcPr>
          <w:p w14:paraId="397B3103" w14:textId="77777777" w:rsidR="00CD6C8B" w:rsidRPr="005629D4" w:rsidRDefault="00CD6C8B" w:rsidP="00FB6BFC">
            <w:pPr>
              <w:spacing w:line="360" w:lineRule="auto"/>
              <w:jc w:val="center"/>
              <w:rPr>
                <w:sz w:val="20"/>
                <w:szCs w:val="20"/>
              </w:rPr>
            </w:pPr>
            <w:r w:rsidRPr="005629D4">
              <w:rPr>
                <w:sz w:val="20"/>
                <w:szCs w:val="20"/>
              </w:rPr>
              <w:t>112</w:t>
            </w:r>
          </w:p>
        </w:tc>
        <w:tc>
          <w:tcPr>
            <w:tcW w:w="502" w:type="pct"/>
          </w:tcPr>
          <w:p w14:paraId="46140433" w14:textId="77777777" w:rsidR="00CD6C8B" w:rsidRPr="005629D4" w:rsidRDefault="00CD6C8B" w:rsidP="00FB6BFC">
            <w:pPr>
              <w:spacing w:line="360" w:lineRule="auto"/>
              <w:jc w:val="center"/>
              <w:rPr>
                <w:sz w:val="20"/>
                <w:szCs w:val="20"/>
              </w:rPr>
            </w:pPr>
            <w:r w:rsidRPr="005629D4">
              <w:rPr>
                <w:sz w:val="20"/>
                <w:szCs w:val="20"/>
              </w:rPr>
              <w:t>93</w:t>
            </w:r>
          </w:p>
        </w:tc>
        <w:tc>
          <w:tcPr>
            <w:tcW w:w="395" w:type="pct"/>
          </w:tcPr>
          <w:p w14:paraId="08F1F6A4" w14:textId="77777777" w:rsidR="00CD6C8B" w:rsidRPr="005629D4" w:rsidRDefault="00CD6C8B" w:rsidP="0017686F">
            <w:pPr>
              <w:spacing w:line="360" w:lineRule="auto"/>
              <w:jc w:val="center"/>
              <w:rPr>
                <w:sz w:val="20"/>
                <w:szCs w:val="20"/>
              </w:rPr>
            </w:pPr>
            <w:r w:rsidRPr="005629D4">
              <w:rPr>
                <w:sz w:val="20"/>
                <w:szCs w:val="20"/>
              </w:rPr>
              <w:t>240</w:t>
            </w:r>
          </w:p>
        </w:tc>
        <w:tc>
          <w:tcPr>
            <w:tcW w:w="502" w:type="pct"/>
          </w:tcPr>
          <w:p w14:paraId="458FAA73" w14:textId="77777777" w:rsidR="00CD6C8B" w:rsidRPr="005629D4" w:rsidRDefault="00CD6C8B" w:rsidP="0017686F">
            <w:pPr>
              <w:spacing w:line="360" w:lineRule="auto"/>
              <w:jc w:val="center"/>
              <w:rPr>
                <w:sz w:val="20"/>
                <w:szCs w:val="20"/>
              </w:rPr>
            </w:pPr>
            <w:r w:rsidRPr="005629D4">
              <w:rPr>
                <w:sz w:val="20"/>
                <w:szCs w:val="20"/>
              </w:rPr>
              <w:t>240</w:t>
            </w:r>
          </w:p>
        </w:tc>
        <w:tc>
          <w:tcPr>
            <w:tcW w:w="427" w:type="pct"/>
          </w:tcPr>
          <w:p w14:paraId="338AD273" w14:textId="77777777" w:rsidR="00CD6C8B" w:rsidRPr="005629D4" w:rsidRDefault="00CD6C8B" w:rsidP="007C4152">
            <w:pPr>
              <w:spacing w:line="360" w:lineRule="auto"/>
              <w:jc w:val="center"/>
              <w:rPr>
                <w:sz w:val="20"/>
                <w:szCs w:val="20"/>
              </w:rPr>
            </w:pPr>
            <w:r w:rsidRPr="005629D4">
              <w:rPr>
                <w:sz w:val="20"/>
                <w:szCs w:val="20"/>
              </w:rPr>
              <w:t>119</w:t>
            </w:r>
          </w:p>
        </w:tc>
        <w:tc>
          <w:tcPr>
            <w:tcW w:w="502" w:type="pct"/>
          </w:tcPr>
          <w:p w14:paraId="6FB842FE" w14:textId="77777777" w:rsidR="00CD6C8B" w:rsidRPr="005629D4" w:rsidRDefault="00CD6C8B" w:rsidP="0017686F">
            <w:pPr>
              <w:spacing w:line="360" w:lineRule="auto"/>
              <w:jc w:val="center"/>
              <w:rPr>
                <w:sz w:val="20"/>
                <w:szCs w:val="20"/>
              </w:rPr>
            </w:pPr>
            <w:r w:rsidRPr="005629D4">
              <w:rPr>
                <w:sz w:val="20"/>
                <w:szCs w:val="20"/>
              </w:rPr>
              <w:t>119</w:t>
            </w:r>
          </w:p>
        </w:tc>
        <w:tc>
          <w:tcPr>
            <w:tcW w:w="394" w:type="pct"/>
          </w:tcPr>
          <w:p w14:paraId="0AEEF37A" w14:textId="77777777" w:rsidR="00CD6C8B" w:rsidRPr="005629D4" w:rsidRDefault="00CD6C8B" w:rsidP="0017686F">
            <w:pPr>
              <w:spacing w:line="360" w:lineRule="auto"/>
              <w:jc w:val="center"/>
              <w:rPr>
                <w:sz w:val="20"/>
                <w:szCs w:val="20"/>
              </w:rPr>
            </w:pPr>
            <w:r w:rsidRPr="005629D4">
              <w:rPr>
                <w:sz w:val="20"/>
                <w:szCs w:val="20"/>
              </w:rPr>
              <w:t>151</w:t>
            </w:r>
          </w:p>
        </w:tc>
        <w:tc>
          <w:tcPr>
            <w:tcW w:w="556" w:type="pct"/>
          </w:tcPr>
          <w:p w14:paraId="0BFF43B3" w14:textId="77777777" w:rsidR="00CD6C8B" w:rsidRPr="005629D4" w:rsidRDefault="00CD6C8B" w:rsidP="00581088">
            <w:pPr>
              <w:spacing w:line="360" w:lineRule="auto"/>
              <w:jc w:val="center"/>
              <w:rPr>
                <w:sz w:val="20"/>
                <w:szCs w:val="20"/>
              </w:rPr>
            </w:pPr>
            <w:r w:rsidRPr="005629D4">
              <w:rPr>
                <w:sz w:val="20"/>
                <w:szCs w:val="20"/>
              </w:rPr>
              <w:t>151</w:t>
            </w:r>
          </w:p>
        </w:tc>
        <w:tc>
          <w:tcPr>
            <w:tcW w:w="501" w:type="pct"/>
          </w:tcPr>
          <w:p w14:paraId="5AD4DC3A" w14:textId="77777777" w:rsidR="00CD6C8B" w:rsidRPr="005629D4" w:rsidRDefault="00CD6C8B" w:rsidP="008077E2">
            <w:pPr>
              <w:spacing w:line="360" w:lineRule="auto"/>
              <w:jc w:val="center"/>
              <w:rPr>
                <w:sz w:val="20"/>
                <w:szCs w:val="20"/>
              </w:rPr>
            </w:pPr>
            <w:r w:rsidRPr="005629D4">
              <w:rPr>
                <w:sz w:val="20"/>
                <w:szCs w:val="20"/>
              </w:rPr>
              <w:t>151</w:t>
            </w:r>
          </w:p>
        </w:tc>
      </w:tr>
      <w:tr w:rsidR="00CD6C8B" w:rsidRPr="0052360E" w14:paraId="7DD99603" w14:textId="77777777" w:rsidTr="009E0EF7">
        <w:trPr>
          <w:trHeight w:val="102"/>
        </w:trPr>
        <w:tc>
          <w:tcPr>
            <w:tcW w:w="792" w:type="pct"/>
          </w:tcPr>
          <w:p w14:paraId="4410AC05" w14:textId="77777777" w:rsidR="00CD6C8B" w:rsidRPr="005629D4" w:rsidRDefault="00CD6C8B" w:rsidP="008119A1">
            <w:pPr>
              <w:spacing w:line="360" w:lineRule="auto"/>
              <w:rPr>
                <w:b/>
                <w:sz w:val="20"/>
                <w:szCs w:val="20"/>
              </w:rPr>
            </w:pPr>
            <w:r w:rsidRPr="005629D4">
              <w:rPr>
                <w:b/>
                <w:sz w:val="20"/>
                <w:szCs w:val="20"/>
              </w:rPr>
              <w:t># SUB in model</w:t>
            </w:r>
            <w:r w:rsidRPr="005629D4">
              <w:rPr>
                <w:b/>
                <w:sz w:val="20"/>
                <w:szCs w:val="20"/>
                <w:vertAlign w:val="superscript"/>
              </w:rPr>
              <w:fldChar w:fldCharType="begin"/>
            </w:r>
            <w:r w:rsidRPr="005629D4">
              <w:rPr>
                <w:b/>
                <w:sz w:val="20"/>
                <w:szCs w:val="20"/>
                <w:vertAlign w:val="superscript"/>
              </w:rPr>
              <w:instrText xml:space="preserve"> NOTEREF _Ref467139172 \h  \* MERGEFORMAT </w:instrText>
            </w:r>
            <w:r w:rsidRPr="005629D4">
              <w:rPr>
                <w:b/>
                <w:sz w:val="20"/>
                <w:szCs w:val="20"/>
                <w:vertAlign w:val="superscript"/>
              </w:rPr>
            </w:r>
            <w:r w:rsidRPr="005629D4">
              <w:rPr>
                <w:b/>
                <w:sz w:val="20"/>
                <w:szCs w:val="20"/>
                <w:vertAlign w:val="superscript"/>
              </w:rPr>
              <w:fldChar w:fldCharType="separate"/>
            </w:r>
            <w:r w:rsidRPr="005629D4">
              <w:rPr>
                <w:b/>
                <w:sz w:val="20"/>
                <w:szCs w:val="20"/>
                <w:vertAlign w:val="superscript"/>
              </w:rPr>
              <w:t>5</w:t>
            </w:r>
            <w:r w:rsidRPr="005629D4">
              <w:rPr>
                <w:b/>
                <w:sz w:val="20"/>
                <w:szCs w:val="20"/>
                <w:vertAlign w:val="superscript"/>
              </w:rPr>
              <w:fldChar w:fldCharType="end"/>
            </w:r>
          </w:p>
        </w:tc>
        <w:tc>
          <w:tcPr>
            <w:tcW w:w="428" w:type="pct"/>
          </w:tcPr>
          <w:p w14:paraId="4EA403AC" w14:textId="77777777" w:rsidR="00CD6C8B" w:rsidRPr="005629D4" w:rsidRDefault="00CD6C8B" w:rsidP="00FB6BFC">
            <w:pPr>
              <w:spacing w:line="360" w:lineRule="auto"/>
              <w:jc w:val="center"/>
              <w:rPr>
                <w:sz w:val="20"/>
                <w:szCs w:val="20"/>
              </w:rPr>
            </w:pPr>
            <w:r w:rsidRPr="005629D4">
              <w:rPr>
                <w:sz w:val="20"/>
                <w:szCs w:val="20"/>
              </w:rPr>
              <w:t>6</w:t>
            </w:r>
            <w:r w:rsidRPr="005629D4">
              <w:rPr>
                <w:sz w:val="20"/>
                <w:szCs w:val="20"/>
                <w:vertAlign w:val="superscript"/>
              </w:rPr>
              <w:t>3</w:t>
            </w:r>
          </w:p>
        </w:tc>
        <w:tc>
          <w:tcPr>
            <w:tcW w:w="502" w:type="pct"/>
          </w:tcPr>
          <w:p w14:paraId="052DBEBF" w14:textId="77777777" w:rsidR="00CD6C8B" w:rsidRPr="005629D4" w:rsidRDefault="00CD6C8B" w:rsidP="00FB6BFC">
            <w:pPr>
              <w:spacing w:line="360" w:lineRule="auto"/>
              <w:jc w:val="center"/>
              <w:rPr>
                <w:sz w:val="20"/>
                <w:szCs w:val="20"/>
              </w:rPr>
            </w:pPr>
            <w:r w:rsidRPr="005629D4">
              <w:rPr>
                <w:sz w:val="20"/>
                <w:szCs w:val="20"/>
              </w:rPr>
              <w:t>25</w:t>
            </w:r>
          </w:p>
        </w:tc>
        <w:tc>
          <w:tcPr>
            <w:tcW w:w="395" w:type="pct"/>
          </w:tcPr>
          <w:p w14:paraId="46FB5005" w14:textId="77777777" w:rsidR="00CD6C8B" w:rsidRPr="005629D4" w:rsidRDefault="00CD6C8B" w:rsidP="0017686F">
            <w:pPr>
              <w:spacing w:line="360" w:lineRule="auto"/>
              <w:jc w:val="center"/>
              <w:rPr>
                <w:sz w:val="20"/>
                <w:szCs w:val="20"/>
              </w:rPr>
            </w:pPr>
            <w:r w:rsidRPr="005629D4">
              <w:rPr>
                <w:sz w:val="20"/>
                <w:szCs w:val="20"/>
              </w:rPr>
              <w:t>15</w:t>
            </w:r>
          </w:p>
        </w:tc>
        <w:tc>
          <w:tcPr>
            <w:tcW w:w="502" w:type="pct"/>
          </w:tcPr>
          <w:p w14:paraId="3239B738" w14:textId="77777777" w:rsidR="00CD6C8B" w:rsidRPr="005629D4" w:rsidRDefault="00CD6C8B" w:rsidP="0017686F">
            <w:pPr>
              <w:spacing w:line="360" w:lineRule="auto"/>
              <w:jc w:val="center"/>
              <w:rPr>
                <w:sz w:val="20"/>
                <w:szCs w:val="20"/>
              </w:rPr>
            </w:pPr>
            <w:r w:rsidRPr="005629D4">
              <w:rPr>
                <w:sz w:val="20"/>
                <w:szCs w:val="20"/>
              </w:rPr>
              <w:t>11</w:t>
            </w:r>
            <w:r w:rsidRPr="005629D4">
              <w:rPr>
                <w:sz w:val="20"/>
                <w:szCs w:val="20"/>
                <w:vertAlign w:val="superscript"/>
              </w:rPr>
              <w:t>2</w:t>
            </w:r>
          </w:p>
        </w:tc>
        <w:tc>
          <w:tcPr>
            <w:tcW w:w="427" w:type="pct"/>
          </w:tcPr>
          <w:p w14:paraId="6B36AC4B" w14:textId="77777777" w:rsidR="00CD6C8B" w:rsidRPr="005629D4" w:rsidRDefault="00CD6C8B" w:rsidP="007C4152">
            <w:pPr>
              <w:spacing w:line="360" w:lineRule="auto"/>
              <w:jc w:val="center"/>
              <w:rPr>
                <w:sz w:val="20"/>
                <w:szCs w:val="20"/>
              </w:rPr>
            </w:pPr>
            <w:r w:rsidRPr="005629D4">
              <w:rPr>
                <w:sz w:val="20"/>
                <w:szCs w:val="20"/>
              </w:rPr>
              <w:t>51</w:t>
            </w:r>
          </w:p>
        </w:tc>
        <w:tc>
          <w:tcPr>
            <w:tcW w:w="502" w:type="pct"/>
          </w:tcPr>
          <w:p w14:paraId="2B7CA7FE" w14:textId="77777777" w:rsidR="00CD6C8B" w:rsidRPr="005629D4" w:rsidRDefault="00CD6C8B" w:rsidP="0017686F">
            <w:pPr>
              <w:spacing w:line="360" w:lineRule="auto"/>
              <w:jc w:val="center"/>
              <w:rPr>
                <w:sz w:val="20"/>
                <w:szCs w:val="20"/>
              </w:rPr>
            </w:pPr>
            <w:r w:rsidRPr="005629D4">
              <w:rPr>
                <w:sz w:val="20"/>
                <w:szCs w:val="20"/>
              </w:rPr>
              <w:t>6</w:t>
            </w:r>
          </w:p>
        </w:tc>
        <w:tc>
          <w:tcPr>
            <w:tcW w:w="394" w:type="pct"/>
          </w:tcPr>
          <w:p w14:paraId="684580BB" w14:textId="77777777" w:rsidR="00CD6C8B" w:rsidRPr="005629D4" w:rsidRDefault="00CD6C8B" w:rsidP="0017686F">
            <w:pPr>
              <w:spacing w:line="360" w:lineRule="auto"/>
              <w:jc w:val="center"/>
              <w:rPr>
                <w:sz w:val="20"/>
                <w:szCs w:val="20"/>
              </w:rPr>
            </w:pPr>
            <w:r w:rsidRPr="005629D4">
              <w:rPr>
                <w:sz w:val="20"/>
                <w:szCs w:val="20"/>
              </w:rPr>
              <w:t>13</w:t>
            </w:r>
          </w:p>
        </w:tc>
        <w:tc>
          <w:tcPr>
            <w:tcW w:w="556" w:type="pct"/>
          </w:tcPr>
          <w:p w14:paraId="4D686E62" w14:textId="77777777" w:rsidR="00CD6C8B" w:rsidRPr="005629D4" w:rsidRDefault="00CD6C8B" w:rsidP="00581088">
            <w:pPr>
              <w:spacing w:line="360" w:lineRule="auto"/>
              <w:jc w:val="center"/>
              <w:rPr>
                <w:sz w:val="20"/>
                <w:szCs w:val="20"/>
              </w:rPr>
            </w:pPr>
            <w:r w:rsidRPr="005629D4">
              <w:rPr>
                <w:sz w:val="20"/>
                <w:szCs w:val="20"/>
              </w:rPr>
              <w:t>9</w:t>
            </w:r>
          </w:p>
        </w:tc>
        <w:tc>
          <w:tcPr>
            <w:tcW w:w="501" w:type="pct"/>
          </w:tcPr>
          <w:p w14:paraId="3A5F8762" w14:textId="77777777" w:rsidR="00CD6C8B" w:rsidRPr="005629D4" w:rsidRDefault="005629D4" w:rsidP="008077E2">
            <w:pPr>
              <w:spacing w:line="360" w:lineRule="auto"/>
              <w:jc w:val="center"/>
              <w:rPr>
                <w:sz w:val="20"/>
                <w:szCs w:val="20"/>
              </w:rPr>
            </w:pPr>
            <w:r w:rsidRPr="005629D4">
              <w:rPr>
                <w:sz w:val="20"/>
                <w:szCs w:val="20"/>
              </w:rPr>
              <w:t>6</w:t>
            </w:r>
          </w:p>
        </w:tc>
      </w:tr>
      <w:tr w:rsidR="00CD6C8B" w:rsidRPr="0052360E" w14:paraId="3B4552E5" w14:textId="77777777" w:rsidTr="009E0EF7">
        <w:trPr>
          <w:trHeight w:val="304"/>
        </w:trPr>
        <w:tc>
          <w:tcPr>
            <w:tcW w:w="792" w:type="pct"/>
            <w:tcBorders>
              <w:bottom w:val="single" w:sz="4" w:space="0" w:color="auto"/>
            </w:tcBorders>
          </w:tcPr>
          <w:p w14:paraId="1F5CE202" w14:textId="77777777" w:rsidR="00CD6C8B" w:rsidRPr="005629D4" w:rsidRDefault="00CD6C8B" w:rsidP="006208E2">
            <w:pPr>
              <w:spacing w:line="360" w:lineRule="auto"/>
              <w:rPr>
                <w:b/>
                <w:sz w:val="20"/>
                <w:szCs w:val="20"/>
              </w:rPr>
            </w:pPr>
            <w:r w:rsidRPr="005629D4">
              <w:rPr>
                <w:b/>
                <w:sz w:val="20"/>
                <w:szCs w:val="20"/>
              </w:rPr>
              <w:t>Max. distance (ft) ye</w:t>
            </w:r>
            <w:r w:rsidRPr="005629D4">
              <w:rPr>
                <w:b/>
                <w:sz w:val="20"/>
                <w:szCs w:val="20"/>
                <w:vertAlign w:val="superscript"/>
              </w:rPr>
              <w:fldChar w:fldCharType="begin"/>
            </w:r>
            <w:r w:rsidRPr="005629D4">
              <w:rPr>
                <w:b/>
                <w:sz w:val="20"/>
                <w:szCs w:val="20"/>
                <w:vertAlign w:val="superscript"/>
              </w:rPr>
              <w:instrText xml:space="preserve"> NOTEREF _Ref467139172 \h  \* MERGEFORMAT </w:instrText>
            </w:r>
            <w:r w:rsidRPr="005629D4">
              <w:rPr>
                <w:b/>
                <w:sz w:val="20"/>
                <w:szCs w:val="20"/>
                <w:vertAlign w:val="superscript"/>
              </w:rPr>
            </w:r>
            <w:r w:rsidRPr="005629D4">
              <w:rPr>
                <w:b/>
                <w:sz w:val="20"/>
                <w:szCs w:val="20"/>
                <w:vertAlign w:val="superscript"/>
              </w:rPr>
              <w:fldChar w:fldCharType="separate"/>
            </w:r>
            <w:r w:rsidRPr="005629D4">
              <w:rPr>
                <w:b/>
                <w:sz w:val="20"/>
                <w:szCs w:val="20"/>
                <w:vertAlign w:val="superscript"/>
              </w:rPr>
              <w:t>5</w:t>
            </w:r>
            <w:r w:rsidRPr="005629D4">
              <w:rPr>
                <w:b/>
                <w:sz w:val="20"/>
                <w:szCs w:val="20"/>
                <w:vertAlign w:val="superscript"/>
              </w:rPr>
              <w:fldChar w:fldCharType="end"/>
            </w:r>
          </w:p>
        </w:tc>
        <w:tc>
          <w:tcPr>
            <w:tcW w:w="428" w:type="pct"/>
            <w:tcBorders>
              <w:bottom w:val="single" w:sz="4" w:space="0" w:color="auto"/>
            </w:tcBorders>
          </w:tcPr>
          <w:p w14:paraId="49573660" w14:textId="77777777" w:rsidR="00CD6C8B" w:rsidRPr="005629D4" w:rsidRDefault="00CD6C8B" w:rsidP="00FB6BFC">
            <w:pPr>
              <w:spacing w:line="360" w:lineRule="auto"/>
              <w:jc w:val="center"/>
              <w:rPr>
                <w:sz w:val="20"/>
                <w:szCs w:val="20"/>
              </w:rPr>
            </w:pPr>
            <w:r w:rsidRPr="005629D4">
              <w:rPr>
                <w:sz w:val="20"/>
                <w:szCs w:val="20"/>
              </w:rPr>
              <w:t xml:space="preserve">10.39 </w:t>
            </w:r>
          </w:p>
        </w:tc>
        <w:tc>
          <w:tcPr>
            <w:tcW w:w="502" w:type="pct"/>
            <w:tcBorders>
              <w:bottom w:val="single" w:sz="4" w:space="0" w:color="auto"/>
            </w:tcBorders>
          </w:tcPr>
          <w:p w14:paraId="31CDDDF0" w14:textId="77777777" w:rsidR="00CD6C8B" w:rsidRPr="005629D4" w:rsidRDefault="00CD6C8B" w:rsidP="00FB6BFC">
            <w:pPr>
              <w:spacing w:line="360" w:lineRule="auto"/>
              <w:jc w:val="center"/>
              <w:rPr>
                <w:sz w:val="20"/>
                <w:szCs w:val="20"/>
              </w:rPr>
            </w:pPr>
            <w:r w:rsidRPr="005629D4">
              <w:rPr>
                <w:sz w:val="20"/>
                <w:szCs w:val="20"/>
              </w:rPr>
              <w:t xml:space="preserve">10.86 </w:t>
            </w:r>
          </w:p>
        </w:tc>
        <w:tc>
          <w:tcPr>
            <w:tcW w:w="395" w:type="pct"/>
            <w:tcBorders>
              <w:bottom w:val="single" w:sz="4" w:space="0" w:color="auto"/>
            </w:tcBorders>
          </w:tcPr>
          <w:p w14:paraId="41C80A97" w14:textId="77777777" w:rsidR="00CD6C8B" w:rsidRPr="005629D4" w:rsidRDefault="00CD6C8B" w:rsidP="0017686F">
            <w:pPr>
              <w:spacing w:line="360" w:lineRule="auto"/>
              <w:jc w:val="center"/>
              <w:rPr>
                <w:sz w:val="20"/>
                <w:szCs w:val="20"/>
              </w:rPr>
            </w:pPr>
            <w:r w:rsidRPr="005629D4">
              <w:rPr>
                <w:sz w:val="20"/>
                <w:szCs w:val="20"/>
              </w:rPr>
              <w:t>11</w:t>
            </w:r>
          </w:p>
        </w:tc>
        <w:tc>
          <w:tcPr>
            <w:tcW w:w="502" w:type="pct"/>
            <w:tcBorders>
              <w:bottom w:val="single" w:sz="4" w:space="0" w:color="auto"/>
            </w:tcBorders>
          </w:tcPr>
          <w:p w14:paraId="324B2ADB" w14:textId="77777777" w:rsidR="00CD6C8B" w:rsidRPr="005629D4" w:rsidRDefault="00CD6C8B" w:rsidP="0017686F">
            <w:pPr>
              <w:spacing w:line="360" w:lineRule="auto"/>
              <w:jc w:val="center"/>
              <w:rPr>
                <w:sz w:val="20"/>
                <w:szCs w:val="20"/>
              </w:rPr>
            </w:pPr>
            <w:r w:rsidRPr="005629D4">
              <w:rPr>
                <w:sz w:val="20"/>
                <w:szCs w:val="20"/>
              </w:rPr>
              <w:t>11</w:t>
            </w:r>
          </w:p>
        </w:tc>
        <w:tc>
          <w:tcPr>
            <w:tcW w:w="427" w:type="pct"/>
            <w:tcBorders>
              <w:bottom w:val="single" w:sz="4" w:space="0" w:color="auto"/>
            </w:tcBorders>
          </w:tcPr>
          <w:p w14:paraId="08B7F1E6" w14:textId="77777777" w:rsidR="00CD6C8B" w:rsidRPr="005629D4" w:rsidRDefault="00CD6C8B" w:rsidP="007C4152">
            <w:pPr>
              <w:spacing w:line="360" w:lineRule="auto"/>
              <w:jc w:val="center"/>
              <w:rPr>
                <w:sz w:val="20"/>
                <w:szCs w:val="20"/>
              </w:rPr>
            </w:pPr>
            <w:r w:rsidRPr="005629D4">
              <w:rPr>
                <w:sz w:val="20"/>
                <w:szCs w:val="20"/>
              </w:rPr>
              <w:t>11.5</w:t>
            </w:r>
          </w:p>
        </w:tc>
        <w:tc>
          <w:tcPr>
            <w:tcW w:w="502" w:type="pct"/>
            <w:tcBorders>
              <w:bottom w:val="single" w:sz="4" w:space="0" w:color="auto"/>
            </w:tcBorders>
          </w:tcPr>
          <w:p w14:paraId="13C7ABF8" w14:textId="77777777" w:rsidR="00CD6C8B" w:rsidRPr="005629D4" w:rsidRDefault="00CD6C8B" w:rsidP="0017686F">
            <w:pPr>
              <w:spacing w:line="360" w:lineRule="auto"/>
              <w:jc w:val="center"/>
              <w:rPr>
                <w:sz w:val="20"/>
                <w:szCs w:val="20"/>
              </w:rPr>
            </w:pPr>
            <w:r w:rsidRPr="005629D4">
              <w:rPr>
                <w:sz w:val="20"/>
                <w:szCs w:val="20"/>
              </w:rPr>
              <w:t>11.5</w:t>
            </w:r>
          </w:p>
        </w:tc>
        <w:tc>
          <w:tcPr>
            <w:tcW w:w="394" w:type="pct"/>
            <w:tcBorders>
              <w:bottom w:val="single" w:sz="4" w:space="0" w:color="auto"/>
            </w:tcBorders>
          </w:tcPr>
          <w:p w14:paraId="6E1D1166" w14:textId="77777777" w:rsidR="00CD6C8B" w:rsidRPr="005629D4" w:rsidRDefault="00CD6C8B" w:rsidP="0017686F">
            <w:pPr>
              <w:spacing w:line="360" w:lineRule="auto"/>
              <w:jc w:val="center"/>
              <w:rPr>
                <w:sz w:val="20"/>
                <w:szCs w:val="20"/>
              </w:rPr>
            </w:pPr>
            <w:r w:rsidRPr="005629D4">
              <w:rPr>
                <w:sz w:val="20"/>
                <w:szCs w:val="20"/>
              </w:rPr>
              <w:t>14.7</w:t>
            </w:r>
          </w:p>
        </w:tc>
        <w:tc>
          <w:tcPr>
            <w:tcW w:w="556" w:type="pct"/>
            <w:tcBorders>
              <w:bottom w:val="single" w:sz="4" w:space="0" w:color="auto"/>
            </w:tcBorders>
          </w:tcPr>
          <w:p w14:paraId="6C315AC2" w14:textId="77777777" w:rsidR="00CD6C8B" w:rsidRPr="005629D4" w:rsidRDefault="00CD6C8B" w:rsidP="00581088">
            <w:pPr>
              <w:spacing w:line="360" w:lineRule="auto"/>
              <w:jc w:val="center"/>
              <w:rPr>
                <w:sz w:val="20"/>
                <w:szCs w:val="20"/>
              </w:rPr>
            </w:pPr>
            <w:r w:rsidRPr="005629D4">
              <w:rPr>
                <w:sz w:val="20"/>
                <w:szCs w:val="20"/>
              </w:rPr>
              <w:t>14.7</w:t>
            </w:r>
          </w:p>
        </w:tc>
        <w:tc>
          <w:tcPr>
            <w:tcW w:w="501" w:type="pct"/>
            <w:tcBorders>
              <w:bottom w:val="single" w:sz="4" w:space="0" w:color="auto"/>
            </w:tcBorders>
          </w:tcPr>
          <w:p w14:paraId="3C73A31D" w14:textId="77777777" w:rsidR="00CD6C8B" w:rsidRPr="005629D4" w:rsidRDefault="00CD6C8B" w:rsidP="008077E2">
            <w:pPr>
              <w:spacing w:line="360" w:lineRule="auto"/>
              <w:jc w:val="center"/>
              <w:rPr>
                <w:sz w:val="20"/>
                <w:szCs w:val="20"/>
              </w:rPr>
            </w:pPr>
            <w:r w:rsidRPr="005629D4">
              <w:rPr>
                <w:sz w:val="20"/>
                <w:szCs w:val="20"/>
              </w:rPr>
              <w:t>14.7</w:t>
            </w:r>
          </w:p>
        </w:tc>
      </w:tr>
    </w:tbl>
    <w:p w14:paraId="6D8A0058" w14:textId="77777777" w:rsidR="00CF1AAC" w:rsidRPr="0052360E" w:rsidRDefault="00CF1AAC" w:rsidP="00537495">
      <w:pPr>
        <w:spacing w:after="0"/>
        <w:rPr>
          <w:sz w:val="18"/>
          <w:szCs w:val="18"/>
          <w:highlight w:val="yellow"/>
        </w:rPr>
        <w:sectPr w:rsidR="00CF1AAC" w:rsidRPr="0052360E" w:rsidSect="008552BB">
          <w:footerReference w:type="default" r:id="rId12"/>
          <w:pgSz w:w="15840" w:h="12240" w:orient="landscape"/>
          <w:pgMar w:top="1440" w:right="1440" w:bottom="1440" w:left="1440" w:header="720" w:footer="720" w:gutter="0"/>
          <w:cols w:space="720"/>
          <w:docGrid w:linePitch="360"/>
        </w:sectPr>
      </w:pPr>
    </w:p>
    <w:tbl>
      <w:tblPr>
        <w:tblStyle w:val="TableGrid"/>
        <w:tblpPr w:leftFromText="180" w:rightFromText="180" w:vertAnchor="page" w:horzAnchor="margin" w:tblpY="2058"/>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20"/>
        <w:gridCol w:w="918"/>
        <w:gridCol w:w="1319"/>
        <w:gridCol w:w="938"/>
        <w:gridCol w:w="1208"/>
        <w:gridCol w:w="1252"/>
        <w:gridCol w:w="1252"/>
        <w:gridCol w:w="1252"/>
        <w:gridCol w:w="1252"/>
        <w:gridCol w:w="1249"/>
      </w:tblGrid>
      <w:tr w:rsidR="00892376" w:rsidRPr="0052360E" w14:paraId="6C66D8E3" w14:textId="77777777" w:rsidTr="005629D4">
        <w:trPr>
          <w:trHeight w:val="377"/>
        </w:trPr>
        <w:tc>
          <w:tcPr>
            <w:tcW w:w="895" w:type="pct"/>
            <w:tcBorders>
              <w:top w:val="single" w:sz="4" w:space="0" w:color="auto"/>
              <w:bottom w:val="nil"/>
            </w:tcBorders>
          </w:tcPr>
          <w:p w14:paraId="623C120C" w14:textId="77777777" w:rsidR="00892376" w:rsidRPr="009E0EF7" w:rsidRDefault="00892376" w:rsidP="00892376">
            <w:pPr>
              <w:rPr>
                <w:b/>
                <w:sz w:val="16"/>
                <w:szCs w:val="16"/>
              </w:rPr>
            </w:pPr>
            <w:r w:rsidRPr="009E0EF7">
              <w:rPr>
                <w:b/>
                <w:sz w:val="16"/>
                <w:szCs w:val="16"/>
              </w:rPr>
              <w:lastRenderedPageBreak/>
              <w:t xml:space="preserve">Year </w:t>
            </w:r>
          </w:p>
        </w:tc>
        <w:tc>
          <w:tcPr>
            <w:tcW w:w="354" w:type="pct"/>
            <w:tcBorders>
              <w:top w:val="single" w:sz="4" w:space="0" w:color="auto"/>
              <w:bottom w:val="nil"/>
            </w:tcBorders>
          </w:tcPr>
          <w:p w14:paraId="358D4DB9" w14:textId="77777777" w:rsidR="00892376" w:rsidRPr="009E0EF7" w:rsidRDefault="00892376" w:rsidP="00892376">
            <w:pPr>
              <w:spacing w:line="360" w:lineRule="auto"/>
              <w:jc w:val="center"/>
              <w:rPr>
                <w:b/>
                <w:i/>
                <w:sz w:val="16"/>
                <w:szCs w:val="16"/>
              </w:rPr>
            </w:pPr>
            <w:r w:rsidRPr="009E0EF7">
              <w:rPr>
                <w:b/>
                <w:i/>
                <w:sz w:val="16"/>
                <w:szCs w:val="16"/>
              </w:rPr>
              <w:t>2012</w:t>
            </w:r>
          </w:p>
        </w:tc>
        <w:tc>
          <w:tcPr>
            <w:tcW w:w="509" w:type="pct"/>
            <w:tcBorders>
              <w:top w:val="single" w:sz="4" w:space="0" w:color="auto"/>
              <w:bottom w:val="nil"/>
            </w:tcBorders>
          </w:tcPr>
          <w:p w14:paraId="08EB7340" w14:textId="77777777" w:rsidR="00892376" w:rsidRPr="009E0EF7" w:rsidRDefault="00892376" w:rsidP="00892376">
            <w:pPr>
              <w:spacing w:line="360" w:lineRule="auto"/>
              <w:jc w:val="center"/>
              <w:rPr>
                <w:b/>
                <w:i/>
                <w:sz w:val="16"/>
                <w:szCs w:val="16"/>
              </w:rPr>
            </w:pPr>
            <w:r w:rsidRPr="009E0EF7">
              <w:rPr>
                <w:b/>
                <w:i/>
                <w:sz w:val="16"/>
                <w:szCs w:val="16"/>
              </w:rPr>
              <w:t>2013</w:t>
            </w:r>
          </w:p>
        </w:tc>
        <w:tc>
          <w:tcPr>
            <w:tcW w:w="362" w:type="pct"/>
            <w:tcBorders>
              <w:top w:val="single" w:sz="4" w:space="0" w:color="auto"/>
              <w:bottom w:val="nil"/>
            </w:tcBorders>
          </w:tcPr>
          <w:p w14:paraId="4BB104D6" w14:textId="77777777" w:rsidR="00892376" w:rsidRPr="009E0EF7" w:rsidRDefault="00892376" w:rsidP="00892376">
            <w:pPr>
              <w:spacing w:line="360" w:lineRule="auto"/>
              <w:jc w:val="center"/>
              <w:rPr>
                <w:b/>
                <w:i/>
                <w:sz w:val="16"/>
                <w:szCs w:val="16"/>
              </w:rPr>
            </w:pPr>
            <w:r w:rsidRPr="009E0EF7">
              <w:rPr>
                <w:b/>
                <w:i/>
                <w:sz w:val="16"/>
                <w:szCs w:val="16"/>
              </w:rPr>
              <w:t>2015</w:t>
            </w:r>
          </w:p>
        </w:tc>
        <w:tc>
          <w:tcPr>
            <w:tcW w:w="466" w:type="pct"/>
            <w:tcBorders>
              <w:top w:val="single" w:sz="4" w:space="0" w:color="auto"/>
              <w:bottom w:val="nil"/>
            </w:tcBorders>
          </w:tcPr>
          <w:p w14:paraId="6113747C" w14:textId="77777777" w:rsidR="00892376" w:rsidRPr="009E0EF7" w:rsidRDefault="00892376" w:rsidP="00892376">
            <w:pPr>
              <w:spacing w:line="360" w:lineRule="auto"/>
              <w:jc w:val="center"/>
              <w:rPr>
                <w:b/>
                <w:i/>
                <w:sz w:val="16"/>
                <w:szCs w:val="16"/>
              </w:rPr>
            </w:pPr>
            <w:r w:rsidRPr="009E0EF7">
              <w:rPr>
                <w:b/>
                <w:i/>
                <w:sz w:val="16"/>
                <w:szCs w:val="16"/>
              </w:rPr>
              <w:t xml:space="preserve">2015 </w:t>
            </w:r>
          </w:p>
        </w:tc>
        <w:tc>
          <w:tcPr>
            <w:tcW w:w="483" w:type="pct"/>
            <w:tcBorders>
              <w:top w:val="single" w:sz="4" w:space="0" w:color="auto"/>
              <w:bottom w:val="nil"/>
            </w:tcBorders>
          </w:tcPr>
          <w:p w14:paraId="4268A4B8" w14:textId="77777777" w:rsidR="00892376" w:rsidRPr="009E0EF7" w:rsidRDefault="00892376" w:rsidP="00892376">
            <w:pPr>
              <w:spacing w:line="360" w:lineRule="auto"/>
              <w:jc w:val="center"/>
              <w:rPr>
                <w:b/>
                <w:i/>
                <w:sz w:val="16"/>
                <w:szCs w:val="16"/>
              </w:rPr>
            </w:pPr>
            <w:r w:rsidRPr="009E0EF7">
              <w:rPr>
                <w:b/>
                <w:i/>
                <w:sz w:val="16"/>
                <w:szCs w:val="16"/>
              </w:rPr>
              <w:t>2016</w:t>
            </w:r>
          </w:p>
        </w:tc>
        <w:tc>
          <w:tcPr>
            <w:tcW w:w="483" w:type="pct"/>
            <w:tcBorders>
              <w:top w:val="single" w:sz="4" w:space="0" w:color="auto"/>
              <w:bottom w:val="nil"/>
            </w:tcBorders>
          </w:tcPr>
          <w:p w14:paraId="4384015B" w14:textId="77777777" w:rsidR="00892376" w:rsidRPr="009E0EF7" w:rsidRDefault="00892376" w:rsidP="00892376">
            <w:pPr>
              <w:spacing w:line="360" w:lineRule="auto"/>
              <w:jc w:val="center"/>
              <w:rPr>
                <w:b/>
                <w:i/>
                <w:sz w:val="16"/>
                <w:szCs w:val="16"/>
              </w:rPr>
            </w:pPr>
            <w:r w:rsidRPr="009E0EF7">
              <w:rPr>
                <w:b/>
                <w:i/>
                <w:sz w:val="16"/>
                <w:szCs w:val="16"/>
              </w:rPr>
              <w:t>2016</w:t>
            </w:r>
          </w:p>
        </w:tc>
        <w:tc>
          <w:tcPr>
            <w:tcW w:w="483" w:type="pct"/>
            <w:tcBorders>
              <w:top w:val="single" w:sz="4" w:space="0" w:color="auto"/>
              <w:bottom w:val="nil"/>
            </w:tcBorders>
          </w:tcPr>
          <w:p w14:paraId="3A34EA15" w14:textId="77777777" w:rsidR="00892376" w:rsidRPr="009E0EF7" w:rsidRDefault="00892376" w:rsidP="00892376">
            <w:pPr>
              <w:spacing w:line="360" w:lineRule="auto"/>
              <w:jc w:val="center"/>
              <w:rPr>
                <w:b/>
                <w:i/>
                <w:sz w:val="16"/>
                <w:szCs w:val="16"/>
              </w:rPr>
            </w:pPr>
            <w:r w:rsidRPr="009E0EF7">
              <w:rPr>
                <w:b/>
                <w:i/>
                <w:sz w:val="16"/>
                <w:szCs w:val="16"/>
              </w:rPr>
              <w:t>2016</w:t>
            </w:r>
          </w:p>
        </w:tc>
        <w:tc>
          <w:tcPr>
            <w:tcW w:w="483" w:type="pct"/>
            <w:tcBorders>
              <w:top w:val="single" w:sz="4" w:space="0" w:color="auto"/>
              <w:bottom w:val="nil"/>
            </w:tcBorders>
          </w:tcPr>
          <w:p w14:paraId="1B05024B" w14:textId="77777777" w:rsidR="00892376" w:rsidRPr="009E0EF7" w:rsidRDefault="00892376" w:rsidP="00892376">
            <w:pPr>
              <w:spacing w:line="360" w:lineRule="auto"/>
              <w:jc w:val="center"/>
              <w:rPr>
                <w:b/>
                <w:i/>
                <w:sz w:val="16"/>
                <w:szCs w:val="16"/>
              </w:rPr>
            </w:pPr>
            <w:r w:rsidRPr="009E0EF7">
              <w:rPr>
                <w:b/>
                <w:i/>
                <w:sz w:val="16"/>
                <w:szCs w:val="16"/>
              </w:rPr>
              <w:t>2016</w:t>
            </w:r>
          </w:p>
        </w:tc>
        <w:tc>
          <w:tcPr>
            <w:tcW w:w="482" w:type="pct"/>
            <w:tcBorders>
              <w:top w:val="single" w:sz="4" w:space="0" w:color="auto"/>
              <w:bottom w:val="nil"/>
            </w:tcBorders>
          </w:tcPr>
          <w:p w14:paraId="2A35C8D8" w14:textId="77777777" w:rsidR="00892376" w:rsidRPr="009E0EF7" w:rsidRDefault="00892376" w:rsidP="00892376">
            <w:pPr>
              <w:spacing w:line="360" w:lineRule="auto"/>
              <w:jc w:val="center"/>
              <w:rPr>
                <w:b/>
                <w:i/>
                <w:sz w:val="16"/>
                <w:szCs w:val="16"/>
              </w:rPr>
            </w:pPr>
            <w:r w:rsidRPr="009E0EF7">
              <w:rPr>
                <w:b/>
                <w:i/>
                <w:sz w:val="16"/>
                <w:szCs w:val="16"/>
              </w:rPr>
              <w:t>2016</w:t>
            </w:r>
          </w:p>
        </w:tc>
      </w:tr>
      <w:tr w:rsidR="00892376" w:rsidRPr="0052360E" w14:paraId="0A14C5D7" w14:textId="77777777" w:rsidTr="005629D4">
        <w:trPr>
          <w:trHeight w:val="420"/>
        </w:trPr>
        <w:tc>
          <w:tcPr>
            <w:tcW w:w="895" w:type="pct"/>
            <w:tcBorders>
              <w:top w:val="nil"/>
              <w:bottom w:val="nil"/>
            </w:tcBorders>
          </w:tcPr>
          <w:p w14:paraId="409B752D" w14:textId="77777777" w:rsidR="00892376" w:rsidRPr="009E0EF7" w:rsidRDefault="00892376" w:rsidP="00892376">
            <w:pPr>
              <w:rPr>
                <w:b/>
                <w:sz w:val="16"/>
                <w:szCs w:val="16"/>
              </w:rPr>
            </w:pPr>
            <w:r w:rsidRPr="009E0EF7">
              <w:rPr>
                <w:b/>
                <w:sz w:val="16"/>
                <w:szCs w:val="16"/>
              </w:rPr>
              <w:t>Management Area</w:t>
            </w:r>
          </w:p>
        </w:tc>
        <w:tc>
          <w:tcPr>
            <w:tcW w:w="354" w:type="pct"/>
            <w:tcBorders>
              <w:top w:val="nil"/>
              <w:bottom w:val="nil"/>
            </w:tcBorders>
          </w:tcPr>
          <w:p w14:paraId="26EB0ACD" w14:textId="77777777" w:rsidR="00892376" w:rsidRPr="009E0EF7" w:rsidRDefault="00892376" w:rsidP="00892376">
            <w:pPr>
              <w:spacing w:line="360" w:lineRule="auto"/>
              <w:jc w:val="center"/>
              <w:rPr>
                <w:b/>
                <w:sz w:val="16"/>
                <w:szCs w:val="16"/>
              </w:rPr>
            </w:pPr>
            <w:r w:rsidRPr="009E0EF7">
              <w:rPr>
                <w:b/>
                <w:sz w:val="16"/>
                <w:szCs w:val="16"/>
              </w:rPr>
              <w:t>CSEO</w:t>
            </w:r>
          </w:p>
        </w:tc>
        <w:tc>
          <w:tcPr>
            <w:tcW w:w="509" w:type="pct"/>
            <w:tcBorders>
              <w:top w:val="nil"/>
              <w:bottom w:val="nil"/>
            </w:tcBorders>
          </w:tcPr>
          <w:p w14:paraId="220A30F1" w14:textId="77777777" w:rsidR="00892376" w:rsidRPr="009E0EF7" w:rsidRDefault="00892376" w:rsidP="00892376">
            <w:pPr>
              <w:spacing w:line="360" w:lineRule="auto"/>
              <w:jc w:val="center"/>
              <w:rPr>
                <w:b/>
                <w:sz w:val="16"/>
                <w:szCs w:val="16"/>
              </w:rPr>
            </w:pPr>
            <w:r w:rsidRPr="009E0EF7">
              <w:rPr>
                <w:b/>
                <w:sz w:val="16"/>
                <w:szCs w:val="16"/>
              </w:rPr>
              <w:t>SSEO</w:t>
            </w:r>
          </w:p>
        </w:tc>
        <w:tc>
          <w:tcPr>
            <w:tcW w:w="362" w:type="pct"/>
            <w:tcBorders>
              <w:top w:val="nil"/>
              <w:bottom w:val="nil"/>
            </w:tcBorders>
          </w:tcPr>
          <w:p w14:paraId="7C04588D" w14:textId="77777777" w:rsidR="00892376" w:rsidRPr="009E0EF7" w:rsidRDefault="00892376" w:rsidP="00892376">
            <w:pPr>
              <w:spacing w:line="360" w:lineRule="auto"/>
              <w:jc w:val="center"/>
              <w:rPr>
                <w:b/>
                <w:sz w:val="16"/>
                <w:szCs w:val="16"/>
              </w:rPr>
            </w:pPr>
            <w:r w:rsidRPr="009E0EF7">
              <w:rPr>
                <w:b/>
                <w:sz w:val="16"/>
                <w:szCs w:val="16"/>
              </w:rPr>
              <w:t>EYKT</w:t>
            </w:r>
          </w:p>
        </w:tc>
        <w:tc>
          <w:tcPr>
            <w:tcW w:w="466" w:type="pct"/>
            <w:tcBorders>
              <w:top w:val="nil"/>
              <w:bottom w:val="nil"/>
            </w:tcBorders>
          </w:tcPr>
          <w:p w14:paraId="4DC6129B" w14:textId="77777777" w:rsidR="00892376" w:rsidRPr="009E0EF7" w:rsidRDefault="00892376" w:rsidP="00892376">
            <w:pPr>
              <w:spacing w:line="360" w:lineRule="auto"/>
              <w:jc w:val="center"/>
              <w:rPr>
                <w:b/>
                <w:sz w:val="16"/>
                <w:szCs w:val="16"/>
              </w:rPr>
            </w:pPr>
            <w:r w:rsidRPr="009E0EF7">
              <w:rPr>
                <w:b/>
                <w:sz w:val="16"/>
                <w:szCs w:val="16"/>
              </w:rPr>
              <w:t>EYKT</w:t>
            </w:r>
          </w:p>
        </w:tc>
        <w:tc>
          <w:tcPr>
            <w:tcW w:w="483" w:type="pct"/>
            <w:tcBorders>
              <w:top w:val="nil"/>
              <w:bottom w:val="nil"/>
            </w:tcBorders>
          </w:tcPr>
          <w:p w14:paraId="42C4A80A" w14:textId="77777777" w:rsidR="00892376" w:rsidRPr="009E0EF7" w:rsidRDefault="00892376" w:rsidP="00892376">
            <w:pPr>
              <w:spacing w:line="360" w:lineRule="auto"/>
              <w:jc w:val="center"/>
              <w:rPr>
                <w:b/>
                <w:sz w:val="16"/>
                <w:szCs w:val="16"/>
              </w:rPr>
            </w:pPr>
            <w:r w:rsidRPr="009E0EF7">
              <w:rPr>
                <w:b/>
                <w:sz w:val="16"/>
                <w:szCs w:val="16"/>
              </w:rPr>
              <w:t>NSEO</w:t>
            </w:r>
          </w:p>
        </w:tc>
        <w:tc>
          <w:tcPr>
            <w:tcW w:w="483" w:type="pct"/>
            <w:tcBorders>
              <w:top w:val="nil"/>
              <w:bottom w:val="nil"/>
            </w:tcBorders>
          </w:tcPr>
          <w:p w14:paraId="0D6F5869" w14:textId="77777777" w:rsidR="00892376" w:rsidRPr="009E0EF7" w:rsidRDefault="00892376" w:rsidP="00892376">
            <w:pPr>
              <w:spacing w:line="360" w:lineRule="auto"/>
              <w:jc w:val="center"/>
              <w:rPr>
                <w:b/>
                <w:sz w:val="16"/>
                <w:szCs w:val="16"/>
              </w:rPr>
            </w:pPr>
            <w:r w:rsidRPr="009E0EF7">
              <w:rPr>
                <w:b/>
                <w:sz w:val="16"/>
                <w:szCs w:val="16"/>
              </w:rPr>
              <w:t>NSEO</w:t>
            </w:r>
          </w:p>
        </w:tc>
        <w:tc>
          <w:tcPr>
            <w:tcW w:w="483" w:type="pct"/>
            <w:tcBorders>
              <w:top w:val="nil"/>
              <w:bottom w:val="nil"/>
            </w:tcBorders>
          </w:tcPr>
          <w:p w14:paraId="039F6048" w14:textId="77777777" w:rsidR="00892376" w:rsidRPr="009E0EF7" w:rsidRDefault="00892376" w:rsidP="00892376">
            <w:pPr>
              <w:spacing w:line="360" w:lineRule="auto"/>
              <w:jc w:val="center"/>
              <w:rPr>
                <w:b/>
                <w:sz w:val="16"/>
                <w:szCs w:val="16"/>
              </w:rPr>
            </w:pPr>
            <w:r w:rsidRPr="009E0EF7">
              <w:rPr>
                <w:b/>
                <w:sz w:val="16"/>
                <w:szCs w:val="16"/>
              </w:rPr>
              <w:t>CSEO</w:t>
            </w:r>
          </w:p>
        </w:tc>
        <w:tc>
          <w:tcPr>
            <w:tcW w:w="483" w:type="pct"/>
            <w:tcBorders>
              <w:top w:val="nil"/>
              <w:bottom w:val="nil"/>
            </w:tcBorders>
          </w:tcPr>
          <w:p w14:paraId="143D5D1C" w14:textId="77777777" w:rsidR="00892376" w:rsidRPr="009E0EF7" w:rsidRDefault="007E37EC" w:rsidP="00892376">
            <w:pPr>
              <w:spacing w:line="360" w:lineRule="auto"/>
              <w:jc w:val="center"/>
              <w:rPr>
                <w:b/>
                <w:sz w:val="16"/>
                <w:szCs w:val="16"/>
              </w:rPr>
            </w:pPr>
            <w:r w:rsidRPr="009E0EF7">
              <w:rPr>
                <w:b/>
                <w:sz w:val="16"/>
                <w:szCs w:val="16"/>
              </w:rPr>
              <w:t>C</w:t>
            </w:r>
            <w:r w:rsidR="00892376" w:rsidRPr="009E0EF7">
              <w:rPr>
                <w:b/>
                <w:sz w:val="16"/>
                <w:szCs w:val="16"/>
              </w:rPr>
              <w:t>SEO</w:t>
            </w:r>
          </w:p>
        </w:tc>
        <w:tc>
          <w:tcPr>
            <w:tcW w:w="482" w:type="pct"/>
            <w:tcBorders>
              <w:top w:val="nil"/>
              <w:bottom w:val="nil"/>
            </w:tcBorders>
          </w:tcPr>
          <w:p w14:paraId="1129C26F" w14:textId="77777777" w:rsidR="00892376" w:rsidRPr="009E0EF7" w:rsidRDefault="007E37EC" w:rsidP="00892376">
            <w:pPr>
              <w:spacing w:line="360" w:lineRule="auto"/>
              <w:jc w:val="center"/>
              <w:rPr>
                <w:b/>
                <w:sz w:val="16"/>
                <w:szCs w:val="16"/>
              </w:rPr>
            </w:pPr>
            <w:r w:rsidRPr="009E0EF7">
              <w:rPr>
                <w:b/>
                <w:sz w:val="16"/>
                <w:szCs w:val="16"/>
              </w:rPr>
              <w:t>C</w:t>
            </w:r>
            <w:r w:rsidR="00892376" w:rsidRPr="009E0EF7">
              <w:rPr>
                <w:b/>
                <w:sz w:val="16"/>
                <w:szCs w:val="16"/>
              </w:rPr>
              <w:t>SEO</w:t>
            </w:r>
          </w:p>
        </w:tc>
      </w:tr>
      <w:tr w:rsidR="00892376" w:rsidRPr="0052360E" w14:paraId="1178EAD3" w14:textId="77777777" w:rsidTr="005629D4">
        <w:trPr>
          <w:trHeight w:val="537"/>
        </w:trPr>
        <w:tc>
          <w:tcPr>
            <w:tcW w:w="895" w:type="pct"/>
            <w:tcBorders>
              <w:top w:val="nil"/>
              <w:bottom w:val="nil"/>
            </w:tcBorders>
          </w:tcPr>
          <w:p w14:paraId="59F66E58" w14:textId="77777777" w:rsidR="00892376" w:rsidRPr="009E0EF7" w:rsidRDefault="00892376" w:rsidP="00892376">
            <w:pPr>
              <w:rPr>
                <w:b/>
                <w:sz w:val="16"/>
                <w:szCs w:val="16"/>
              </w:rPr>
            </w:pPr>
            <w:r w:rsidRPr="009E0EF7">
              <w:rPr>
                <w:b/>
                <w:sz w:val="16"/>
                <w:szCs w:val="16"/>
              </w:rPr>
              <w:t>Model Data</w:t>
            </w:r>
          </w:p>
        </w:tc>
        <w:tc>
          <w:tcPr>
            <w:tcW w:w="354" w:type="pct"/>
            <w:tcBorders>
              <w:top w:val="nil"/>
              <w:bottom w:val="nil"/>
            </w:tcBorders>
          </w:tcPr>
          <w:p w14:paraId="5DF40A5F" w14:textId="77777777" w:rsidR="00892376" w:rsidRPr="009E0EF7" w:rsidRDefault="00892376" w:rsidP="00892376">
            <w:pPr>
              <w:spacing w:line="360" w:lineRule="auto"/>
              <w:jc w:val="center"/>
              <w:rPr>
                <w:b/>
                <w:i/>
                <w:sz w:val="16"/>
                <w:szCs w:val="16"/>
              </w:rPr>
            </w:pPr>
            <w:r w:rsidRPr="009E0EF7">
              <w:rPr>
                <w:b/>
                <w:i/>
                <w:sz w:val="16"/>
                <w:szCs w:val="16"/>
              </w:rPr>
              <w:t xml:space="preserve">AD &amp; SUB&gt;340 mm </w:t>
            </w:r>
          </w:p>
        </w:tc>
        <w:tc>
          <w:tcPr>
            <w:tcW w:w="509" w:type="pct"/>
            <w:tcBorders>
              <w:top w:val="nil"/>
              <w:bottom w:val="nil"/>
            </w:tcBorders>
          </w:tcPr>
          <w:p w14:paraId="763EC7A2" w14:textId="77777777" w:rsidR="00892376" w:rsidRPr="009E0EF7" w:rsidRDefault="00892376" w:rsidP="00892376">
            <w:pPr>
              <w:spacing w:line="360" w:lineRule="auto"/>
              <w:jc w:val="center"/>
              <w:rPr>
                <w:b/>
                <w:i/>
                <w:sz w:val="16"/>
                <w:szCs w:val="16"/>
              </w:rPr>
            </w:pPr>
            <w:r w:rsidRPr="009E0EF7">
              <w:rPr>
                <w:b/>
                <w:i/>
                <w:sz w:val="16"/>
                <w:szCs w:val="16"/>
              </w:rPr>
              <w:t>AD &amp; SUB&gt;340 mm</w:t>
            </w:r>
          </w:p>
        </w:tc>
        <w:tc>
          <w:tcPr>
            <w:tcW w:w="362" w:type="pct"/>
            <w:tcBorders>
              <w:top w:val="nil"/>
              <w:bottom w:val="nil"/>
            </w:tcBorders>
          </w:tcPr>
          <w:p w14:paraId="617D8BFC" w14:textId="77777777" w:rsidR="00892376" w:rsidRPr="009E0EF7" w:rsidRDefault="00892376" w:rsidP="00892376">
            <w:pPr>
              <w:spacing w:line="360" w:lineRule="auto"/>
              <w:jc w:val="center"/>
              <w:rPr>
                <w:b/>
                <w:i/>
                <w:sz w:val="16"/>
                <w:szCs w:val="16"/>
              </w:rPr>
            </w:pPr>
            <w:r w:rsidRPr="009E0EF7">
              <w:rPr>
                <w:b/>
                <w:i/>
                <w:sz w:val="16"/>
                <w:szCs w:val="16"/>
              </w:rPr>
              <w:t>AD &amp; All SUB</w:t>
            </w:r>
          </w:p>
        </w:tc>
        <w:tc>
          <w:tcPr>
            <w:tcW w:w="466" w:type="pct"/>
            <w:tcBorders>
              <w:top w:val="nil"/>
              <w:bottom w:val="nil"/>
            </w:tcBorders>
          </w:tcPr>
          <w:p w14:paraId="28701F63" w14:textId="77777777" w:rsidR="00892376" w:rsidRPr="009E0EF7" w:rsidRDefault="00892376" w:rsidP="00892376">
            <w:pPr>
              <w:spacing w:line="360" w:lineRule="auto"/>
              <w:jc w:val="center"/>
              <w:rPr>
                <w:b/>
                <w:i/>
                <w:sz w:val="16"/>
                <w:szCs w:val="16"/>
              </w:rPr>
            </w:pPr>
            <w:r w:rsidRPr="009E0EF7">
              <w:rPr>
                <w:b/>
                <w:i/>
                <w:sz w:val="16"/>
                <w:szCs w:val="16"/>
              </w:rPr>
              <w:t>AD &amp; SUB&gt;340</w:t>
            </w:r>
          </w:p>
        </w:tc>
        <w:tc>
          <w:tcPr>
            <w:tcW w:w="483" w:type="pct"/>
            <w:tcBorders>
              <w:top w:val="nil"/>
              <w:bottom w:val="nil"/>
            </w:tcBorders>
          </w:tcPr>
          <w:p w14:paraId="7070CE76" w14:textId="77777777" w:rsidR="00892376" w:rsidRPr="009E0EF7" w:rsidRDefault="00892376" w:rsidP="00892376">
            <w:pPr>
              <w:spacing w:line="360" w:lineRule="auto"/>
              <w:jc w:val="center"/>
              <w:rPr>
                <w:b/>
                <w:i/>
                <w:sz w:val="16"/>
                <w:szCs w:val="16"/>
              </w:rPr>
            </w:pPr>
            <w:r w:rsidRPr="009E0EF7">
              <w:rPr>
                <w:b/>
                <w:i/>
                <w:sz w:val="16"/>
                <w:szCs w:val="16"/>
              </w:rPr>
              <w:t>AD &amp; All SUB</w:t>
            </w:r>
          </w:p>
        </w:tc>
        <w:tc>
          <w:tcPr>
            <w:tcW w:w="483" w:type="pct"/>
            <w:tcBorders>
              <w:top w:val="nil"/>
              <w:bottom w:val="nil"/>
            </w:tcBorders>
          </w:tcPr>
          <w:p w14:paraId="32AD793B" w14:textId="77777777" w:rsidR="00892376" w:rsidRPr="009E0EF7" w:rsidRDefault="00892376" w:rsidP="00892376">
            <w:pPr>
              <w:spacing w:line="360" w:lineRule="auto"/>
              <w:jc w:val="center"/>
              <w:rPr>
                <w:b/>
                <w:i/>
                <w:sz w:val="16"/>
                <w:szCs w:val="16"/>
              </w:rPr>
            </w:pPr>
            <w:r w:rsidRPr="009E0EF7">
              <w:rPr>
                <w:b/>
                <w:i/>
                <w:sz w:val="16"/>
                <w:szCs w:val="16"/>
              </w:rPr>
              <w:t>AD &amp; SUB&gt;340</w:t>
            </w:r>
          </w:p>
        </w:tc>
        <w:tc>
          <w:tcPr>
            <w:tcW w:w="483" w:type="pct"/>
            <w:tcBorders>
              <w:top w:val="nil"/>
              <w:bottom w:val="nil"/>
            </w:tcBorders>
          </w:tcPr>
          <w:p w14:paraId="4410A9B8" w14:textId="77777777" w:rsidR="00892376" w:rsidRPr="009E0EF7" w:rsidRDefault="00892376" w:rsidP="00892376">
            <w:pPr>
              <w:spacing w:line="360" w:lineRule="auto"/>
              <w:jc w:val="center"/>
              <w:rPr>
                <w:b/>
                <w:i/>
                <w:sz w:val="16"/>
                <w:szCs w:val="16"/>
              </w:rPr>
            </w:pPr>
            <w:r w:rsidRPr="009E0EF7">
              <w:rPr>
                <w:b/>
                <w:i/>
                <w:sz w:val="16"/>
                <w:szCs w:val="16"/>
              </w:rPr>
              <w:t>AD &amp; All SUB</w:t>
            </w:r>
          </w:p>
        </w:tc>
        <w:tc>
          <w:tcPr>
            <w:tcW w:w="483" w:type="pct"/>
            <w:tcBorders>
              <w:top w:val="nil"/>
              <w:bottom w:val="nil"/>
            </w:tcBorders>
          </w:tcPr>
          <w:p w14:paraId="4E4BD727" w14:textId="77777777" w:rsidR="00892376" w:rsidRPr="009E0EF7" w:rsidRDefault="00892376" w:rsidP="0048374B">
            <w:pPr>
              <w:spacing w:line="360" w:lineRule="auto"/>
              <w:jc w:val="center"/>
              <w:rPr>
                <w:b/>
                <w:i/>
                <w:sz w:val="16"/>
                <w:szCs w:val="16"/>
              </w:rPr>
            </w:pPr>
            <w:r w:rsidRPr="009E0EF7">
              <w:rPr>
                <w:b/>
                <w:i/>
                <w:sz w:val="16"/>
                <w:szCs w:val="16"/>
              </w:rPr>
              <w:t xml:space="preserve">AD &amp; SUB&gt;340 </w:t>
            </w:r>
          </w:p>
          <w:p w14:paraId="4E89CECE" w14:textId="77777777" w:rsidR="002D1D40" w:rsidRPr="009E0EF7" w:rsidRDefault="002D1D40" w:rsidP="0048374B">
            <w:pPr>
              <w:spacing w:line="360" w:lineRule="auto"/>
              <w:jc w:val="center"/>
              <w:rPr>
                <w:b/>
                <w:i/>
                <w:sz w:val="16"/>
                <w:szCs w:val="16"/>
              </w:rPr>
            </w:pPr>
            <w:r w:rsidRPr="009E0EF7">
              <w:rPr>
                <w:b/>
                <w:i/>
                <w:sz w:val="16"/>
                <w:szCs w:val="16"/>
              </w:rPr>
              <w:t>&amp; no lengths</w:t>
            </w:r>
          </w:p>
        </w:tc>
        <w:tc>
          <w:tcPr>
            <w:tcW w:w="482" w:type="pct"/>
            <w:tcBorders>
              <w:top w:val="nil"/>
              <w:bottom w:val="nil"/>
            </w:tcBorders>
          </w:tcPr>
          <w:p w14:paraId="17CF944C" w14:textId="77777777" w:rsidR="00892376" w:rsidRPr="009E0EF7" w:rsidRDefault="00892376" w:rsidP="002D1D40">
            <w:pPr>
              <w:spacing w:line="360" w:lineRule="auto"/>
              <w:jc w:val="center"/>
              <w:rPr>
                <w:b/>
                <w:i/>
                <w:sz w:val="16"/>
                <w:szCs w:val="16"/>
              </w:rPr>
            </w:pPr>
            <w:r w:rsidRPr="009E0EF7">
              <w:rPr>
                <w:b/>
                <w:i/>
                <w:sz w:val="16"/>
                <w:szCs w:val="16"/>
              </w:rPr>
              <w:t xml:space="preserve">AD &amp; SUB&gt;340 </w:t>
            </w:r>
          </w:p>
        </w:tc>
      </w:tr>
      <w:tr w:rsidR="00892376" w:rsidRPr="0052360E" w14:paraId="3790F429" w14:textId="77777777" w:rsidTr="005629D4">
        <w:trPr>
          <w:trHeight w:val="447"/>
        </w:trPr>
        <w:tc>
          <w:tcPr>
            <w:tcW w:w="895" w:type="pct"/>
            <w:tcBorders>
              <w:top w:val="nil"/>
              <w:bottom w:val="single" w:sz="4" w:space="0" w:color="auto"/>
            </w:tcBorders>
          </w:tcPr>
          <w:p w14:paraId="66D55181" w14:textId="77777777" w:rsidR="00892376" w:rsidRPr="009E0EF7" w:rsidRDefault="00892376" w:rsidP="00892376">
            <w:pPr>
              <w:rPr>
                <w:b/>
                <w:sz w:val="16"/>
                <w:szCs w:val="16"/>
              </w:rPr>
            </w:pPr>
            <w:r w:rsidRPr="009E0EF7">
              <w:rPr>
                <w:b/>
                <w:sz w:val="16"/>
                <w:szCs w:val="16"/>
              </w:rPr>
              <w:t>Model Use</w:t>
            </w:r>
          </w:p>
        </w:tc>
        <w:tc>
          <w:tcPr>
            <w:tcW w:w="354" w:type="pct"/>
            <w:tcBorders>
              <w:top w:val="nil"/>
              <w:bottom w:val="single" w:sz="4" w:space="0" w:color="auto"/>
            </w:tcBorders>
          </w:tcPr>
          <w:p w14:paraId="20A4AC30" w14:textId="77777777" w:rsidR="00892376" w:rsidRPr="009E0EF7" w:rsidRDefault="00892376" w:rsidP="00892376">
            <w:pPr>
              <w:spacing w:line="360" w:lineRule="auto"/>
              <w:jc w:val="center"/>
              <w:rPr>
                <w:b/>
                <w:i/>
                <w:sz w:val="16"/>
                <w:szCs w:val="16"/>
              </w:rPr>
            </w:pPr>
            <w:r w:rsidRPr="009E0EF7">
              <w:rPr>
                <w:b/>
                <w:i/>
                <w:sz w:val="16"/>
                <w:szCs w:val="16"/>
              </w:rPr>
              <w:t>SAFE</w:t>
            </w:r>
          </w:p>
        </w:tc>
        <w:tc>
          <w:tcPr>
            <w:tcW w:w="509" w:type="pct"/>
            <w:tcBorders>
              <w:top w:val="nil"/>
              <w:bottom w:val="single" w:sz="4" w:space="0" w:color="auto"/>
            </w:tcBorders>
          </w:tcPr>
          <w:p w14:paraId="686E7D9C" w14:textId="77777777" w:rsidR="00892376" w:rsidRPr="009E0EF7" w:rsidRDefault="00892376" w:rsidP="00892376">
            <w:pPr>
              <w:spacing w:line="360" w:lineRule="auto"/>
              <w:jc w:val="center"/>
              <w:rPr>
                <w:b/>
                <w:i/>
                <w:sz w:val="16"/>
                <w:szCs w:val="16"/>
              </w:rPr>
            </w:pPr>
            <w:r w:rsidRPr="009E0EF7">
              <w:rPr>
                <w:b/>
                <w:i/>
                <w:sz w:val="16"/>
                <w:szCs w:val="16"/>
              </w:rPr>
              <w:t>SAFE</w:t>
            </w:r>
          </w:p>
        </w:tc>
        <w:tc>
          <w:tcPr>
            <w:tcW w:w="362" w:type="pct"/>
            <w:tcBorders>
              <w:top w:val="nil"/>
              <w:bottom w:val="single" w:sz="4" w:space="0" w:color="auto"/>
            </w:tcBorders>
          </w:tcPr>
          <w:p w14:paraId="71D5B125" w14:textId="77777777" w:rsidR="00892376" w:rsidRPr="009E0EF7" w:rsidRDefault="00892376" w:rsidP="00892376">
            <w:pPr>
              <w:spacing w:line="360" w:lineRule="auto"/>
              <w:jc w:val="center"/>
              <w:rPr>
                <w:b/>
                <w:i/>
                <w:sz w:val="16"/>
                <w:szCs w:val="16"/>
              </w:rPr>
            </w:pPr>
            <w:r w:rsidRPr="009E0EF7">
              <w:rPr>
                <w:b/>
                <w:i/>
                <w:sz w:val="16"/>
                <w:szCs w:val="16"/>
              </w:rPr>
              <w:t>Age Model</w:t>
            </w:r>
          </w:p>
        </w:tc>
        <w:tc>
          <w:tcPr>
            <w:tcW w:w="466" w:type="pct"/>
            <w:tcBorders>
              <w:top w:val="nil"/>
              <w:bottom w:val="single" w:sz="4" w:space="0" w:color="auto"/>
            </w:tcBorders>
          </w:tcPr>
          <w:p w14:paraId="2DF9D2BA" w14:textId="77777777" w:rsidR="00892376" w:rsidRPr="009E0EF7" w:rsidRDefault="00892376" w:rsidP="00892376">
            <w:pPr>
              <w:spacing w:line="360" w:lineRule="auto"/>
              <w:jc w:val="center"/>
              <w:rPr>
                <w:b/>
                <w:i/>
                <w:sz w:val="16"/>
                <w:szCs w:val="16"/>
              </w:rPr>
            </w:pPr>
            <w:r w:rsidRPr="009E0EF7">
              <w:rPr>
                <w:b/>
                <w:i/>
                <w:sz w:val="16"/>
                <w:szCs w:val="16"/>
              </w:rPr>
              <w:t>SAFE</w:t>
            </w:r>
          </w:p>
        </w:tc>
        <w:tc>
          <w:tcPr>
            <w:tcW w:w="483" w:type="pct"/>
            <w:tcBorders>
              <w:top w:val="nil"/>
              <w:bottom w:val="single" w:sz="4" w:space="0" w:color="auto"/>
            </w:tcBorders>
          </w:tcPr>
          <w:p w14:paraId="6415EDD4" w14:textId="77777777" w:rsidR="00892376" w:rsidRPr="009E0EF7" w:rsidRDefault="00892376" w:rsidP="00892376">
            <w:pPr>
              <w:spacing w:line="360" w:lineRule="auto"/>
              <w:jc w:val="center"/>
              <w:rPr>
                <w:b/>
                <w:i/>
                <w:sz w:val="16"/>
                <w:szCs w:val="16"/>
              </w:rPr>
            </w:pPr>
            <w:r w:rsidRPr="009E0EF7">
              <w:rPr>
                <w:b/>
                <w:i/>
                <w:sz w:val="16"/>
                <w:szCs w:val="16"/>
              </w:rPr>
              <w:t>Age Model</w:t>
            </w:r>
          </w:p>
        </w:tc>
        <w:tc>
          <w:tcPr>
            <w:tcW w:w="483" w:type="pct"/>
            <w:tcBorders>
              <w:top w:val="nil"/>
              <w:bottom w:val="single" w:sz="4" w:space="0" w:color="auto"/>
            </w:tcBorders>
          </w:tcPr>
          <w:p w14:paraId="3851CA10" w14:textId="77777777" w:rsidR="00892376" w:rsidRPr="009E0EF7" w:rsidRDefault="00892376" w:rsidP="00892376">
            <w:pPr>
              <w:spacing w:line="360" w:lineRule="auto"/>
              <w:jc w:val="center"/>
              <w:rPr>
                <w:b/>
                <w:i/>
                <w:sz w:val="16"/>
                <w:szCs w:val="16"/>
              </w:rPr>
            </w:pPr>
            <w:r w:rsidRPr="009E0EF7">
              <w:rPr>
                <w:b/>
                <w:i/>
                <w:sz w:val="16"/>
                <w:szCs w:val="16"/>
              </w:rPr>
              <w:t>SAFE</w:t>
            </w:r>
          </w:p>
        </w:tc>
        <w:tc>
          <w:tcPr>
            <w:tcW w:w="483" w:type="pct"/>
            <w:tcBorders>
              <w:top w:val="nil"/>
              <w:bottom w:val="single" w:sz="4" w:space="0" w:color="auto"/>
            </w:tcBorders>
          </w:tcPr>
          <w:p w14:paraId="34C19ECE" w14:textId="77777777" w:rsidR="00892376" w:rsidRPr="009E0EF7" w:rsidRDefault="00892376" w:rsidP="00892376">
            <w:pPr>
              <w:spacing w:line="360" w:lineRule="auto"/>
              <w:jc w:val="center"/>
              <w:rPr>
                <w:b/>
                <w:i/>
                <w:sz w:val="16"/>
                <w:szCs w:val="16"/>
              </w:rPr>
            </w:pPr>
            <w:r w:rsidRPr="009E0EF7">
              <w:rPr>
                <w:b/>
                <w:i/>
                <w:sz w:val="16"/>
                <w:szCs w:val="16"/>
              </w:rPr>
              <w:t>Age Model</w:t>
            </w:r>
          </w:p>
        </w:tc>
        <w:tc>
          <w:tcPr>
            <w:tcW w:w="483" w:type="pct"/>
            <w:tcBorders>
              <w:top w:val="nil"/>
              <w:bottom w:val="single" w:sz="4" w:space="0" w:color="auto"/>
            </w:tcBorders>
          </w:tcPr>
          <w:p w14:paraId="02F61A42" w14:textId="77777777" w:rsidR="00892376" w:rsidRPr="009E0EF7" w:rsidRDefault="00892376" w:rsidP="00892376">
            <w:pPr>
              <w:spacing w:line="360" w:lineRule="auto"/>
              <w:jc w:val="center"/>
              <w:rPr>
                <w:b/>
                <w:i/>
                <w:sz w:val="16"/>
                <w:szCs w:val="16"/>
              </w:rPr>
            </w:pPr>
            <w:r w:rsidRPr="009E0EF7">
              <w:rPr>
                <w:b/>
                <w:i/>
                <w:sz w:val="16"/>
                <w:szCs w:val="16"/>
              </w:rPr>
              <w:t>SAFE</w:t>
            </w:r>
          </w:p>
        </w:tc>
        <w:tc>
          <w:tcPr>
            <w:tcW w:w="482" w:type="pct"/>
            <w:tcBorders>
              <w:top w:val="nil"/>
              <w:bottom w:val="single" w:sz="4" w:space="0" w:color="auto"/>
            </w:tcBorders>
          </w:tcPr>
          <w:p w14:paraId="365A0C27" w14:textId="77777777" w:rsidR="00892376" w:rsidRPr="009E0EF7" w:rsidRDefault="00892376" w:rsidP="00892376">
            <w:pPr>
              <w:spacing w:line="360" w:lineRule="auto"/>
              <w:jc w:val="center"/>
              <w:rPr>
                <w:b/>
                <w:i/>
                <w:sz w:val="16"/>
                <w:szCs w:val="16"/>
              </w:rPr>
            </w:pPr>
            <w:r w:rsidRPr="009E0EF7">
              <w:rPr>
                <w:b/>
                <w:i/>
                <w:sz w:val="16"/>
                <w:szCs w:val="16"/>
              </w:rPr>
              <w:t>SAFE</w:t>
            </w:r>
          </w:p>
        </w:tc>
      </w:tr>
      <w:tr w:rsidR="00CD6C8B" w:rsidRPr="0052360E" w14:paraId="246089F5" w14:textId="77777777" w:rsidTr="005629D4">
        <w:trPr>
          <w:trHeight w:val="97"/>
        </w:trPr>
        <w:tc>
          <w:tcPr>
            <w:tcW w:w="895" w:type="pct"/>
            <w:tcBorders>
              <w:top w:val="single" w:sz="4" w:space="0" w:color="auto"/>
            </w:tcBorders>
          </w:tcPr>
          <w:p w14:paraId="4EF39805" w14:textId="77777777" w:rsidR="00CD6C8B" w:rsidRPr="005629D4" w:rsidRDefault="00CD6C8B" w:rsidP="00CD6C8B">
            <w:pPr>
              <w:spacing w:line="360" w:lineRule="auto"/>
              <w:rPr>
                <w:b/>
                <w:sz w:val="20"/>
                <w:szCs w:val="20"/>
              </w:rPr>
            </w:pPr>
            <w:r w:rsidRPr="005629D4">
              <w:rPr>
                <w:b/>
                <w:sz w:val="20"/>
                <w:szCs w:val="20"/>
              </w:rPr>
              <w:t>Density (ye/</w:t>
            </w:r>
            <w:r w:rsidRPr="005629D4">
              <w:rPr>
                <w:sz w:val="20"/>
                <w:szCs w:val="20"/>
              </w:rPr>
              <w:t xml:space="preserve"> </w:t>
            </w:r>
            <w:r w:rsidRPr="005629D4">
              <w:rPr>
                <w:b/>
                <w:sz w:val="20"/>
                <w:szCs w:val="20"/>
              </w:rPr>
              <w:t>km</w:t>
            </w:r>
            <w:r w:rsidRPr="005629D4">
              <w:rPr>
                <w:b/>
                <w:sz w:val="20"/>
                <w:szCs w:val="20"/>
                <w:vertAlign w:val="superscript"/>
              </w:rPr>
              <w:t>2</w:t>
            </w:r>
            <w:r w:rsidRPr="005629D4">
              <w:rPr>
                <w:b/>
                <w:sz w:val="20"/>
                <w:szCs w:val="20"/>
              </w:rPr>
              <w:t>)</w:t>
            </w:r>
          </w:p>
        </w:tc>
        <w:tc>
          <w:tcPr>
            <w:tcW w:w="354" w:type="pct"/>
            <w:tcBorders>
              <w:top w:val="single" w:sz="4" w:space="0" w:color="auto"/>
            </w:tcBorders>
          </w:tcPr>
          <w:p w14:paraId="721BCA76" w14:textId="77777777" w:rsidR="00CD6C8B" w:rsidRPr="005629D4" w:rsidRDefault="00CD6C8B" w:rsidP="00CD6C8B">
            <w:pPr>
              <w:spacing w:line="360" w:lineRule="auto"/>
              <w:jc w:val="center"/>
              <w:rPr>
                <w:sz w:val="20"/>
                <w:szCs w:val="20"/>
              </w:rPr>
            </w:pPr>
            <w:r w:rsidRPr="005629D4">
              <w:rPr>
                <w:sz w:val="20"/>
                <w:szCs w:val="20"/>
              </w:rPr>
              <w:t xml:space="preserve">752 </w:t>
            </w:r>
          </w:p>
        </w:tc>
        <w:tc>
          <w:tcPr>
            <w:tcW w:w="509" w:type="pct"/>
            <w:tcBorders>
              <w:top w:val="single" w:sz="4" w:space="0" w:color="auto"/>
            </w:tcBorders>
          </w:tcPr>
          <w:p w14:paraId="2F32F81F" w14:textId="77777777" w:rsidR="00CD6C8B" w:rsidRPr="005629D4" w:rsidRDefault="00CD6C8B" w:rsidP="00CD6C8B">
            <w:pPr>
              <w:spacing w:line="360" w:lineRule="auto"/>
              <w:jc w:val="center"/>
              <w:rPr>
                <w:sz w:val="20"/>
                <w:szCs w:val="20"/>
              </w:rPr>
            </w:pPr>
            <w:r w:rsidRPr="005629D4">
              <w:rPr>
                <w:sz w:val="20"/>
                <w:szCs w:val="20"/>
              </w:rPr>
              <w:t xml:space="preserve">986 </w:t>
            </w:r>
          </w:p>
        </w:tc>
        <w:tc>
          <w:tcPr>
            <w:tcW w:w="362" w:type="pct"/>
            <w:tcBorders>
              <w:top w:val="single" w:sz="4" w:space="0" w:color="auto"/>
            </w:tcBorders>
          </w:tcPr>
          <w:p w14:paraId="51657C6D" w14:textId="77777777" w:rsidR="00CD6C8B" w:rsidRPr="005629D4" w:rsidRDefault="00CD6C8B" w:rsidP="00CD6C8B">
            <w:pPr>
              <w:spacing w:line="360" w:lineRule="auto"/>
              <w:jc w:val="center"/>
              <w:rPr>
                <w:sz w:val="20"/>
                <w:szCs w:val="20"/>
              </w:rPr>
            </w:pPr>
            <w:r w:rsidRPr="005629D4">
              <w:rPr>
                <w:sz w:val="20"/>
                <w:szCs w:val="20"/>
              </w:rPr>
              <w:t>1796</w:t>
            </w:r>
          </w:p>
        </w:tc>
        <w:tc>
          <w:tcPr>
            <w:tcW w:w="466" w:type="pct"/>
            <w:tcBorders>
              <w:top w:val="single" w:sz="4" w:space="0" w:color="auto"/>
            </w:tcBorders>
          </w:tcPr>
          <w:p w14:paraId="3D634028" w14:textId="77777777" w:rsidR="00CD6C8B" w:rsidRPr="005629D4" w:rsidRDefault="00CD6C8B" w:rsidP="00CD6C8B">
            <w:pPr>
              <w:spacing w:line="360" w:lineRule="auto"/>
              <w:jc w:val="center"/>
              <w:rPr>
                <w:sz w:val="20"/>
                <w:szCs w:val="20"/>
              </w:rPr>
            </w:pPr>
            <w:r w:rsidRPr="005629D4">
              <w:rPr>
                <w:sz w:val="20"/>
                <w:szCs w:val="20"/>
              </w:rPr>
              <w:t xml:space="preserve">1755 </w:t>
            </w:r>
          </w:p>
        </w:tc>
        <w:tc>
          <w:tcPr>
            <w:tcW w:w="483" w:type="pct"/>
            <w:tcBorders>
              <w:top w:val="single" w:sz="4" w:space="0" w:color="auto"/>
            </w:tcBorders>
          </w:tcPr>
          <w:p w14:paraId="23A12137" w14:textId="77777777" w:rsidR="00CD6C8B" w:rsidRPr="005629D4" w:rsidRDefault="00CD6C8B" w:rsidP="00CD6C8B">
            <w:pPr>
              <w:spacing w:line="360" w:lineRule="auto"/>
              <w:jc w:val="center"/>
              <w:rPr>
                <w:sz w:val="20"/>
                <w:szCs w:val="20"/>
              </w:rPr>
            </w:pPr>
            <w:r w:rsidRPr="005629D4">
              <w:rPr>
                <w:sz w:val="20"/>
                <w:szCs w:val="20"/>
              </w:rPr>
              <w:t>960</w:t>
            </w:r>
          </w:p>
        </w:tc>
        <w:tc>
          <w:tcPr>
            <w:tcW w:w="483" w:type="pct"/>
            <w:tcBorders>
              <w:top w:val="single" w:sz="4" w:space="0" w:color="auto"/>
            </w:tcBorders>
          </w:tcPr>
          <w:p w14:paraId="7783F6EC" w14:textId="77777777" w:rsidR="00CD6C8B" w:rsidRPr="005629D4" w:rsidRDefault="00CD6C8B" w:rsidP="00CD6C8B">
            <w:pPr>
              <w:spacing w:line="360" w:lineRule="auto"/>
              <w:jc w:val="center"/>
              <w:rPr>
                <w:sz w:val="20"/>
                <w:szCs w:val="20"/>
              </w:rPr>
            </w:pPr>
            <w:r w:rsidRPr="005629D4">
              <w:rPr>
                <w:sz w:val="20"/>
                <w:szCs w:val="20"/>
              </w:rPr>
              <w:t>701</w:t>
            </w:r>
          </w:p>
        </w:tc>
        <w:tc>
          <w:tcPr>
            <w:tcW w:w="483" w:type="pct"/>
            <w:tcBorders>
              <w:top w:val="single" w:sz="4" w:space="0" w:color="auto"/>
            </w:tcBorders>
          </w:tcPr>
          <w:p w14:paraId="1CA4A190" w14:textId="77777777" w:rsidR="00CD6C8B" w:rsidRPr="005629D4" w:rsidRDefault="00CD6C8B" w:rsidP="00CD6C8B">
            <w:pPr>
              <w:spacing w:line="360" w:lineRule="auto"/>
              <w:jc w:val="center"/>
              <w:rPr>
                <w:sz w:val="20"/>
                <w:szCs w:val="20"/>
              </w:rPr>
            </w:pPr>
            <w:r w:rsidRPr="005629D4">
              <w:rPr>
                <w:sz w:val="20"/>
                <w:szCs w:val="20"/>
              </w:rPr>
              <w:t>1142</w:t>
            </w:r>
          </w:p>
        </w:tc>
        <w:tc>
          <w:tcPr>
            <w:tcW w:w="483" w:type="pct"/>
            <w:tcBorders>
              <w:top w:val="single" w:sz="4" w:space="0" w:color="auto"/>
            </w:tcBorders>
          </w:tcPr>
          <w:p w14:paraId="72D6E574" w14:textId="77777777" w:rsidR="00CD6C8B" w:rsidRPr="005629D4" w:rsidRDefault="00CD6C8B" w:rsidP="00CD6C8B">
            <w:pPr>
              <w:spacing w:line="360" w:lineRule="auto"/>
              <w:jc w:val="center"/>
              <w:rPr>
                <w:sz w:val="20"/>
                <w:szCs w:val="20"/>
              </w:rPr>
            </w:pPr>
            <w:r w:rsidRPr="005629D4">
              <w:rPr>
                <w:sz w:val="20"/>
                <w:szCs w:val="20"/>
              </w:rPr>
              <w:t>1101</w:t>
            </w:r>
          </w:p>
        </w:tc>
        <w:tc>
          <w:tcPr>
            <w:tcW w:w="482" w:type="pct"/>
            <w:tcBorders>
              <w:top w:val="single" w:sz="4" w:space="0" w:color="auto"/>
            </w:tcBorders>
          </w:tcPr>
          <w:p w14:paraId="392D92AB" w14:textId="77777777" w:rsidR="00CD6C8B" w:rsidRPr="005629D4" w:rsidRDefault="00CD6C8B" w:rsidP="00CD6C8B">
            <w:pPr>
              <w:spacing w:line="360" w:lineRule="auto"/>
              <w:jc w:val="center"/>
              <w:rPr>
                <w:sz w:val="20"/>
                <w:szCs w:val="20"/>
              </w:rPr>
            </w:pPr>
            <w:r w:rsidRPr="005629D4">
              <w:rPr>
                <w:sz w:val="20"/>
                <w:szCs w:val="20"/>
              </w:rPr>
              <w:t>1073</w:t>
            </w:r>
          </w:p>
        </w:tc>
      </w:tr>
      <w:tr w:rsidR="00CD6C8B" w:rsidRPr="0052360E" w14:paraId="1B899B2E" w14:textId="77777777" w:rsidTr="005629D4">
        <w:trPr>
          <w:trHeight w:val="102"/>
        </w:trPr>
        <w:tc>
          <w:tcPr>
            <w:tcW w:w="895" w:type="pct"/>
          </w:tcPr>
          <w:p w14:paraId="26993BB2" w14:textId="77777777" w:rsidR="00CD6C8B" w:rsidRPr="005629D4" w:rsidRDefault="00CD6C8B" w:rsidP="00CD6C8B">
            <w:pPr>
              <w:spacing w:line="360" w:lineRule="auto"/>
              <w:rPr>
                <w:b/>
                <w:sz w:val="20"/>
                <w:szCs w:val="20"/>
              </w:rPr>
            </w:pPr>
            <w:r w:rsidRPr="005629D4">
              <w:rPr>
                <w:b/>
                <w:sz w:val="20"/>
                <w:szCs w:val="20"/>
              </w:rPr>
              <w:t>Lower CI (95%) Density</w:t>
            </w:r>
          </w:p>
        </w:tc>
        <w:tc>
          <w:tcPr>
            <w:tcW w:w="354" w:type="pct"/>
          </w:tcPr>
          <w:p w14:paraId="5F93DE46" w14:textId="77777777" w:rsidR="00CD6C8B" w:rsidRPr="005629D4" w:rsidRDefault="00CD6C8B" w:rsidP="00CD6C8B">
            <w:pPr>
              <w:spacing w:line="360" w:lineRule="auto"/>
              <w:jc w:val="center"/>
              <w:rPr>
                <w:sz w:val="20"/>
                <w:szCs w:val="20"/>
              </w:rPr>
            </w:pPr>
            <w:r w:rsidRPr="005629D4">
              <w:rPr>
                <w:sz w:val="20"/>
                <w:szCs w:val="20"/>
              </w:rPr>
              <w:t>586</w:t>
            </w:r>
          </w:p>
        </w:tc>
        <w:tc>
          <w:tcPr>
            <w:tcW w:w="509" w:type="pct"/>
          </w:tcPr>
          <w:p w14:paraId="46C30FA0" w14:textId="77777777" w:rsidR="00CD6C8B" w:rsidRPr="005629D4" w:rsidRDefault="00CD6C8B" w:rsidP="00CD6C8B">
            <w:pPr>
              <w:spacing w:line="360" w:lineRule="auto"/>
              <w:jc w:val="center"/>
              <w:rPr>
                <w:sz w:val="20"/>
                <w:szCs w:val="20"/>
              </w:rPr>
            </w:pPr>
            <w:r w:rsidRPr="005629D4">
              <w:rPr>
                <w:sz w:val="20"/>
                <w:szCs w:val="20"/>
              </w:rPr>
              <w:t>641</w:t>
            </w:r>
          </w:p>
        </w:tc>
        <w:tc>
          <w:tcPr>
            <w:tcW w:w="362" w:type="pct"/>
          </w:tcPr>
          <w:p w14:paraId="443B520E" w14:textId="77777777" w:rsidR="00CD6C8B" w:rsidRPr="005629D4" w:rsidRDefault="00CD6C8B" w:rsidP="00CD6C8B">
            <w:pPr>
              <w:spacing w:line="360" w:lineRule="auto"/>
              <w:jc w:val="center"/>
              <w:rPr>
                <w:sz w:val="20"/>
                <w:szCs w:val="20"/>
              </w:rPr>
            </w:pPr>
            <w:r w:rsidRPr="005629D4">
              <w:rPr>
                <w:sz w:val="20"/>
                <w:szCs w:val="20"/>
              </w:rPr>
              <w:t>1097</w:t>
            </w:r>
          </w:p>
        </w:tc>
        <w:tc>
          <w:tcPr>
            <w:tcW w:w="466" w:type="pct"/>
          </w:tcPr>
          <w:p w14:paraId="32C7B043" w14:textId="77777777" w:rsidR="00CD6C8B" w:rsidRPr="005629D4" w:rsidRDefault="00CD6C8B" w:rsidP="00CD6C8B">
            <w:pPr>
              <w:spacing w:line="360" w:lineRule="auto"/>
              <w:jc w:val="center"/>
              <w:rPr>
                <w:sz w:val="20"/>
                <w:szCs w:val="20"/>
              </w:rPr>
            </w:pPr>
            <w:r w:rsidRPr="005629D4">
              <w:rPr>
                <w:sz w:val="20"/>
                <w:szCs w:val="20"/>
              </w:rPr>
              <w:t>1065</w:t>
            </w:r>
          </w:p>
        </w:tc>
        <w:tc>
          <w:tcPr>
            <w:tcW w:w="483" w:type="pct"/>
          </w:tcPr>
          <w:p w14:paraId="31C1D7A0" w14:textId="77777777" w:rsidR="00CD6C8B" w:rsidRPr="005629D4" w:rsidRDefault="00CD6C8B" w:rsidP="00CD6C8B">
            <w:pPr>
              <w:spacing w:line="360" w:lineRule="auto"/>
              <w:jc w:val="center"/>
              <w:rPr>
                <w:sz w:val="20"/>
                <w:szCs w:val="20"/>
              </w:rPr>
            </w:pPr>
            <w:r w:rsidRPr="005629D4">
              <w:rPr>
                <w:sz w:val="20"/>
                <w:szCs w:val="20"/>
              </w:rPr>
              <w:t>675</w:t>
            </w:r>
          </w:p>
        </w:tc>
        <w:tc>
          <w:tcPr>
            <w:tcW w:w="483" w:type="pct"/>
          </w:tcPr>
          <w:p w14:paraId="7479F46E" w14:textId="77777777" w:rsidR="00CD6C8B" w:rsidRPr="005629D4" w:rsidRDefault="00CD6C8B" w:rsidP="00CD6C8B">
            <w:pPr>
              <w:spacing w:line="360" w:lineRule="auto"/>
              <w:jc w:val="center"/>
              <w:rPr>
                <w:sz w:val="20"/>
                <w:szCs w:val="20"/>
              </w:rPr>
            </w:pPr>
            <w:r w:rsidRPr="005629D4">
              <w:rPr>
                <w:sz w:val="20"/>
                <w:szCs w:val="20"/>
              </w:rPr>
              <w:t>476</w:t>
            </w:r>
          </w:p>
        </w:tc>
        <w:tc>
          <w:tcPr>
            <w:tcW w:w="483" w:type="pct"/>
          </w:tcPr>
          <w:p w14:paraId="05A321F7" w14:textId="77777777" w:rsidR="00CD6C8B" w:rsidRPr="005629D4" w:rsidRDefault="00CD6C8B" w:rsidP="00CD6C8B">
            <w:pPr>
              <w:spacing w:line="360" w:lineRule="auto"/>
              <w:jc w:val="center"/>
              <w:rPr>
                <w:sz w:val="20"/>
                <w:szCs w:val="20"/>
              </w:rPr>
            </w:pPr>
            <w:r w:rsidRPr="005629D4">
              <w:rPr>
                <w:sz w:val="20"/>
                <w:szCs w:val="20"/>
              </w:rPr>
              <w:t>870</w:t>
            </w:r>
          </w:p>
        </w:tc>
        <w:tc>
          <w:tcPr>
            <w:tcW w:w="483" w:type="pct"/>
          </w:tcPr>
          <w:p w14:paraId="5E5AB9E6" w14:textId="77777777" w:rsidR="00CD6C8B" w:rsidRPr="005629D4" w:rsidRDefault="00CD6C8B" w:rsidP="00CD6C8B">
            <w:pPr>
              <w:spacing w:line="360" w:lineRule="auto"/>
              <w:jc w:val="center"/>
              <w:rPr>
                <w:sz w:val="20"/>
                <w:szCs w:val="20"/>
              </w:rPr>
            </w:pPr>
            <w:r w:rsidRPr="005629D4">
              <w:rPr>
                <w:sz w:val="20"/>
                <w:szCs w:val="20"/>
              </w:rPr>
              <w:t>833</w:t>
            </w:r>
          </w:p>
        </w:tc>
        <w:tc>
          <w:tcPr>
            <w:tcW w:w="482" w:type="pct"/>
          </w:tcPr>
          <w:p w14:paraId="599A9D19" w14:textId="77777777" w:rsidR="00CD6C8B" w:rsidRPr="005629D4" w:rsidRDefault="00CD6C8B" w:rsidP="00CD6C8B">
            <w:pPr>
              <w:spacing w:line="360" w:lineRule="auto"/>
              <w:jc w:val="center"/>
              <w:rPr>
                <w:sz w:val="20"/>
                <w:szCs w:val="20"/>
              </w:rPr>
            </w:pPr>
            <w:r w:rsidRPr="005629D4">
              <w:rPr>
                <w:sz w:val="20"/>
                <w:szCs w:val="20"/>
              </w:rPr>
              <w:t>813</w:t>
            </w:r>
          </w:p>
        </w:tc>
      </w:tr>
      <w:tr w:rsidR="00CD6C8B" w:rsidRPr="0052360E" w14:paraId="72A5930E" w14:textId="77777777" w:rsidTr="005629D4">
        <w:trPr>
          <w:trHeight w:val="102"/>
        </w:trPr>
        <w:tc>
          <w:tcPr>
            <w:tcW w:w="895" w:type="pct"/>
          </w:tcPr>
          <w:p w14:paraId="0912F80D" w14:textId="77777777" w:rsidR="00CD6C8B" w:rsidRPr="005629D4" w:rsidRDefault="00CD6C8B" w:rsidP="00CD6C8B">
            <w:pPr>
              <w:spacing w:line="360" w:lineRule="auto"/>
              <w:rPr>
                <w:b/>
                <w:sz w:val="20"/>
                <w:szCs w:val="20"/>
              </w:rPr>
            </w:pPr>
            <w:r w:rsidRPr="005629D4">
              <w:rPr>
                <w:b/>
                <w:sz w:val="20"/>
                <w:szCs w:val="20"/>
              </w:rPr>
              <w:t>Upper CI (95%) Density</w:t>
            </w:r>
          </w:p>
        </w:tc>
        <w:tc>
          <w:tcPr>
            <w:tcW w:w="354" w:type="pct"/>
          </w:tcPr>
          <w:p w14:paraId="37C2B103" w14:textId="77777777" w:rsidR="00CD6C8B" w:rsidRPr="005629D4" w:rsidRDefault="00CD6C8B" w:rsidP="00CD6C8B">
            <w:pPr>
              <w:spacing w:line="360" w:lineRule="auto"/>
              <w:jc w:val="center"/>
              <w:rPr>
                <w:sz w:val="20"/>
                <w:szCs w:val="20"/>
              </w:rPr>
            </w:pPr>
            <w:r w:rsidRPr="005629D4">
              <w:rPr>
                <w:sz w:val="20"/>
                <w:szCs w:val="20"/>
              </w:rPr>
              <w:t>966</w:t>
            </w:r>
          </w:p>
        </w:tc>
        <w:tc>
          <w:tcPr>
            <w:tcW w:w="509" w:type="pct"/>
          </w:tcPr>
          <w:p w14:paraId="430D92F6" w14:textId="77777777" w:rsidR="00CD6C8B" w:rsidRPr="005629D4" w:rsidRDefault="00CD6C8B" w:rsidP="00CD6C8B">
            <w:pPr>
              <w:spacing w:line="360" w:lineRule="auto"/>
              <w:jc w:val="center"/>
              <w:rPr>
                <w:sz w:val="20"/>
                <w:szCs w:val="20"/>
              </w:rPr>
            </w:pPr>
            <w:r w:rsidRPr="005629D4">
              <w:rPr>
                <w:sz w:val="20"/>
                <w:szCs w:val="20"/>
              </w:rPr>
              <w:t>1517</w:t>
            </w:r>
          </w:p>
        </w:tc>
        <w:tc>
          <w:tcPr>
            <w:tcW w:w="362" w:type="pct"/>
          </w:tcPr>
          <w:p w14:paraId="7ACBBD28" w14:textId="77777777" w:rsidR="00CD6C8B" w:rsidRPr="005629D4" w:rsidRDefault="00CD6C8B" w:rsidP="00CD6C8B">
            <w:pPr>
              <w:spacing w:line="360" w:lineRule="auto"/>
              <w:jc w:val="center"/>
              <w:rPr>
                <w:sz w:val="20"/>
                <w:szCs w:val="20"/>
              </w:rPr>
            </w:pPr>
            <w:r w:rsidRPr="005629D4">
              <w:rPr>
                <w:sz w:val="20"/>
                <w:szCs w:val="20"/>
              </w:rPr>
              <w:t>2941</w:t>
            </w:r>
          </w:p>
        </w:tc>
        <w:tc>
          <w:tcPr>
            <w:tcW w:w="466" w:type="pct"/>
          </w:tcPr>
          <w:p w14:paraId="7524A6E8" w14:textId="77777777" w:rsidR="00CD6C8B" w:rsidRPr="005629D4" w:rsidRDefault="00CD6C8B" w:rsidP="00CD6C8B">
            <w:pPr>
              <w:spacing w:line="360" w:lineRule="auto"/>
              <w:jc w:val="center"/>
              <w:rPr>
                <w:sz w:val="20"/>
                <w:szCs w:val="20"/>
              </w:rPr>
            </w:pPr>
            <w:r w:rsidRPr="005629D4">
              <w:rPr>
                <w:sz w:val="20"/>
                <w:szCs w:val="20"/>
              </w:rPr>
              <w:t>2891</w:t>
            </w:r>
          </w:p>
        </w:tc>
        <w:tc>
          <w:tcPr>
            <w:tcW w:w="483" w:type="pct"/>
          </w:tcPr>
          <w:p w14:paraId="1A240A65" w14:textId="77777777" w:rsidR="00CD6C8B" w:rsidRPr="005629D4" w:rsidRDefault="00CD6C8B" w:rsidP="00CD6C8B">
            <w:pPr>
              <w:spacing w:line="360" w:lineRule="auto"/>
              <w:jc w:val="center"/>
              <w:rPr>
                <w:sz w:val="20"/>
                <w:szCs w:val="20"/>
              </w:rPr>
            </w:pPr>
            <w:r w:rsidRPr="005629D4">
              <w:rPr>
                <w:sz w:val="20"/>
                <w:szCs w:val="20"/>
              </w:rPr>
              <w:t>1366</w:t>
            </w:r>
          </w:p>
        </w:tc>
        <w:tc>
          <w:tcPr>
            <w:tcW w:w="483" w:type="pct"/>
          </w:tcPr>
          <w:p w14:paraId="73AF7EC2" w14:textId="77777777" w:rsidR="00CD6C8B" w:rsidRPr="005629D4" w:rsidRDefault="00CD6C8B" w:rsidP="00CD6C8B">
            <w:pPr>
              <w:spacing w:line="360" w:lineRule="auto"/>
              <w:jc w:val="center"/>
              <w:rPr>
                <w:sz w:val="20"/>
                <w:szCs w:val="20"/>
              </w:rPr>
            </w:pPr>
            <w:r w:rsidRPr="005629D4">
              <w:rPr>
                <w:sz w:val="20"/>
                <w:szCs w:val="20"/>
              </w:rPr>
              <w:t>1033</w:t>
            </w:r>
          </w:p>
        </w:tc>
        <w:tc>
          <w:tcPr>
            <w:tcW w:w="483" w:type="pct"/>
          </w:tcPr>
          <w:p w14:paraId="2E9ECFEA" w14:textId="77777777" w:rsidR="00CD6C8B" w:rsidRPr="005629D4" w:rsidRDefault="00CD6C8B" w:rsidP="00CD6C8B">
            <w:pPr>
              <w:spacing w:line="360" w:lineRule="auto"/>
              <w:jc w:val="center"/>
              <w:rPr>
                <w:sz w:val="20"/>
                <w:szCs w:val="20"/>
              </w:rPr>
            </w:pPr>
            <w:r w:rsidRPr="005629D4">
              <w:rPr>
                <w:sz w:val="20"/>
                <w:szCs w:val="20"/>
              </w:rPr>
              <w:t>1499</w:t>
            </w:r>
          </w:p>
        </w:tc>
        <w:tc>
          <w:tcPr>
            <w:tcW w:w="483" w:type="pct"/>
          </w:tcPr>
          <w:p w14:paraId="1D9B0C2B" w14:textId="77777777" w:rsidR="00CD6C8B" w:rsidRPr="005629D4" w:rsidRDefault="00CD6C8B" w:rsidP="00CD6C8B">
            <w:pPr>
              <w:spacing w:line="360" w:lineRule="auto"/>
              <w:jc w:val="center"/>
              <w:rPr>
                <w:sz w:val="20"/>
                <w:szCs w:val="20"/>
              </w:rPr>
            </w:pPr>
            <w:r w:rsidRPr="005629D4">
              <w:rPr>
                <w:sz w:val="20"/>
                <w:szCs w:val="20"/>
              </w:rPr>
              <w:t>1454</w:t>
            </w:r>
          </w:p>
        </w:tc>
        <w:tc>
          <w:tcPr>
            <w:tcW w:w="482" w:type="pct"/>
          </w:tcPr>
          <w:p w14:paraId="602E7E06" w14:textId="77777777" w:rsidR="00CD6C8B" w:rsidRPr="005629D4" w:rsidRDefault="00CD6C8B" w:rsidP="00CD6C8B">
            <w:pPr>
              <w:spacing w:line="360" w:lineRule="auto"/>
              <w:jc w:val="center"/>
              <w:rPr>
                <w:sz w:val="20"/>
                <w:szCs w:val="20"/>
              </w:rPr>
            </w:pPr>
            <w:r w:rsidRPr="005629D4">
              <w:rPr>
                <w:sz w:val="20"/>
                <w:szCs w:val="20"/>
              </w:rPr>
              <w:t>1416</w:t>
            </w:r>
          </w:p>
        </w:tc>
      </w:tr>
      <w:tr w:rsidR="00CD6C8B" w:rsidRPr="0052360E" w14:paraId="4E0C0647" w14:textId="77777777" w:rsidTr="005629D4">
        <w:trPr>
          <w:trHeight w:val="102"/>
        </w:trPr>
        <w:tc>
          <w:tcPr>
            <w:tcW w:w="895" w:type="pct"/>
          </w:tcPr>
          <w:p w14:paraId="550768FC" w14:textId="77777777" w:rsidR="00CD6C8B" w:rsidRPr="005629D4" w:rsidRDefault="00CD6C8B" w:rsidP="00CD6C8B">
            <w:pPr>
              <w:spacing w:line="360" w:lineRule="auto"/>
              <w:rPr>
                <w:b/>
                <w:sz w:val="20"/>
                <w:szCs w:val="20"/>
              </w:rPr>
            </w:pPr>
            <w:r w:rsidRPr="005629D4">
              <w:rPr>
                <w:b/>
                <w:sz w:val="20"/>
                <w:szCs w:val="20"/>
              </w:rPr>
              <w:t>CV of Density</w:t>
            </w:r>
          </w:p>
        </w:tc>
        <w:tc>
          <w:tcPr>
            <w:tcW w:w="354" w:type="pct"/>
          </w:tcPr>
          <w:p w14:paraId="185370C7" w14:textId="77777777" w:rsidR="00CD6C8B" w:rsidRPr="005629D4" w:rsidRDefault="00CD6C8B" w:rsidP="00CD6C8B">
            <w:pPr>
              <w:spacing w:line="360" w:lineRule="auto"/>
              <w:jc w:val="center"/>
              <w:rPr>
                <w:sz w:val="20"/>
                <w:szCs w:val="20"/>
              </w:rPr>
            </w:pPr>
            <w:r w:rsidRPr="005629D4">
              <w:rPr>
                <w:sz w:val="20"/>
                <w:szCs w:val="20"/>
              </w:rPr>
              <w:t>0.13</w:t>
            </w:r>
          </w:p>
        </w:tc>
        <w:tc>
          <w:tcPr>
            <w:tcW w:w="509" w:type="pct"/>
          </w:tcPr>
          <w:p w14:paraId="541A44FA" w14:textId="77777777" w:rsidR="00CD6C8B" w:rsidRPr="005629D4" w:rsidRDefault="00CD6C8B" w:rsidP="00CD6C8B">
            <w:pPr>
              <w:spacing w:line="360" w:lineRule="auto"/>
              <w:jc w:val="center"/>
              <w:rPr>
                <w:sz w:val="20"/>
                <w:szCs w:val="20"/>
              </w:rPr>
            </w:pPr>
            <w:r w:rsidRPr="005629D4">
              <w:rPr>
                <w:sz w:val="20"/>
                <w:szCs w:val="20"/>
              </w:rPr>
              <w:t>0.22</w:t>
            </w:r>
          </w:p>
        </w:tc>
        <w:tc>
          <w:tcPr>
            <w:tcW w:w="362" w:type="pct"/>
          </w:tcPr>
          <w:p w14:paraId="0ED51DFD" w14:textId="77777777" w:rsidR="00CD6C8B" w:rsidRPr="005629D4" w:rsidRDefault="00CD6C8B" w:rsidP="00CD6C8B">
            <w:pPr>
              <w:spacing w:line="360" w:lineRule="auto"/>
              <w:jc w:val="center"/>
              <w:rPr>
                <w:sz w:val="20"/>
                <w:szCs w:val="20"/>
              </w:rPr>
            </w:pPr>
            <w:r w:rsidRPr="005629D4">
              <w:rPr>
                <w:sz w:val="20"/>
                <w:szCs w:val="20"/>
              </w:rPr>
              <w:t>0.25</w:t>
            </w:r>
          </w:p>
        </w:tc>
        <w:tc>
          <w:tcPr>
            <w:tcW w:w="466" w:type="pct"/>
          </w:tcPr>
          <w:p w14:paraId="20EC2D5B" w14:textId="77777777" w:rsidR="00CD6C8B" w:rsidRPr="005629D4" w:rsidRDefault="00CD6C8B" w:rsidP="00CD6C8B">
            <w:pPr>
              <w:spacing w:line="360" w:lineRule="auto"/>
              <w:jc w:val="center"/>
              <w:rPr>
                <w:sz w:val="20"/>
                <w:szCs w:val="20"/>
              </w:rPr>
            </w:pPr>
            <w:r w:rsidRPr="005629D4">
              <w:rPr>
                <w:sz w:val="20"/>
                <w:szCs w:val="20"/>
              </w:rPr>
              <w:t>0.25</w:t>
            </w:r>
          </w:p>
        </w:tc>
        <w:tc>
          <w:tcPr>
            <w:tcW w:w="483" w:type="pct"/>
          </w:tcPr>
          <w:p w14:paraId="1F94C99D" w14:textId="77777777" w:rsidR="00CD6C8B" w:rsidRPr="005629D4" w:rsidRDefault="00CD6C8B" w:rsidP="00CD6C8B">
            <w:pPr>
              <w:spacing w:line="360" w:lineRule="auto"/>
              <w:jc w:val="center"/>
              <w:rPr>
                <w:sz w:val="20"/>
                <w:szCs w:val="20"/>
              </w:rPr>
            </w:pPr>
            <w:r w:rsidRPr="005629D4">
              <w:rPr>
                <w:sz w:val="20"/>
                <w:szCs w:val="20"/>
              </w:rPr>
              <w:t>0.18</w:t>
            </w:r>
          </w:p>
        </w:tc>
        <w:tc>
          <w:tcPr>
            <w:tcW w:w="483" w:type="pct"/>
          </w:tcPr>
          <w:p w14:paraId="2A073F70" w14:textId="77777777" w:rsidR="00CD6C8B" w:rsidRPr="005629D4" w:rsidRDefault="00CD6C8B" w:rsidP="00CD6C8B">
            <w:pPr>
              <w:spacing w:line="360" w:lineRule="auto"/>
              <w:jc w:val="center"/>
              <w:rPr>
                <w:sz w:val="20"/>
                <w:szCs w:val="20"/>
              </w:rPr>
            </w:pPr>
            <w:r w:rsidRPr="005629D4">
              <w:rPr>
                <w:sz w:val="20"/>
                <w:szCs w:val="20"/>
              </w:rPr>
              <w:t>0.20</w:t>
            </w:r>
          </w:p>
        </w:tc>
        <w:tc>
          <w:tcPr>
            <w:tcW w:w="483" w:type="pct"/>
          </w:tcPr>
          <w:p w14:paraId="73197663" w14:textId="77777777" w:rsidR="00CD6C8B" w:rsidRPr="005629D4" w:rsidRDefault="00CD6C8B" w:rsidP="00CD6C8B">
            <w:pPr>
              <w:spacing w:line="360" w:lineRule="auto"/>
              <w:jc w:val="center"/>
              <w:rPr>
                <w:sz w:val="20"/>
                <w:szCs w:val="20"/>
              </w:rPr>
            </w:pPr>
            <w:r w:rsidRPr="005629D4">
              <w:rPr>
                <w:sz w:val="20"/>
                <w:szCs w:val="20"/>
              </w:rPr>
              <w:t>0.14</w:t>
            </w:r>
          </w:p>
        </w:tc>
        <w:tc>
          <w:tcPr>
            <w:tcW w:w="483" w:type="pct"/>
          </w:tcPr>
          <w:p w14:paraId="32DFB7D7" w14:textId="77777777" w:rsidR="00CD6C8B" w:rsidRPr="005629D4" w:rsidRDefault="00CD6C8B" w:rsidP="00CD6C8B">
            <w:pPr>
              <w:spacing w:line="360" w:lineRule="auto"/>
              <w:jc w:val="center"/>
              <w:rPr>
                <w:sz w:val="20"/>
                <w:szCs w:val="20"/>
              </w:rPr>
            </w:pPr>
            <w:r w:rsidRPr="005629D4">
              <w:rPr>
                <w:sz w:val="20"/>
                <w:szCs w:val="20"/>
              </w:rPr>
              <w:t>0.14</w:t>
            </w:r>
          </w:p>
        </w:tc>
        <w:tc>
          <w:tcPr>
            <w:tcW w:w="482" w:type="pct"/>
          </w:tcPr>
          <w:p w14:paraId="4B9C80F5" w14:textId="77777777" w:rsidR="00CD6C8B" w:rsidRPr="005629D4" w:rsidRDefault="00CD6C8B" w:rsidP="00CD6C8B">
            <w:pPr>
              <w:spacing w:line="360" w:lineRule="auto"/>
              <w:jc w:val="center"/>
              <w:rPr>
                <w:sz w:val="20"/>
                <w:szCs w:val="20"/>
              </w:rPr>
            </w:pPr>
            <w:r w:rsidRPr="005629D4">
              <w:rPr>
                <w:sz w:val="20"/>
                <w:szCs w:val="20"/>
              </w:rPr>
              <w:t>0.14</w:t>
            </w:r>
          </w:p>
        </w:tc>
      </w:tr>
      <w:tr w:rsidR="00CD6C8B" w:rsidRPr="0052360E" w14:paraId="052EB972" w14:textId="77777777" w:rsidTr="005629D4">
        <w:trPr>
          <w:trHeight w:val="270"/>
        </w:trPr>
        <w:tc>
          <w:tcPr>
            <w:tcW w:w="895" w:type="pct"/>
          </w:tcPr>
          <w:p w14:paraId="3E59B260" w14:textId="77777777" w:rsidR="00CD6C8B" w:rsidRPr="005629D4" w:rsidRDefault="00CD6C8B" w:rsidP="00CD6C8B">
            <w:pPr>
              <w:spacing w:line="360" w:lineRule="auto"/>
              <w:rPr>
                <w:b/>
                <w:sz w:val="20"/>
                <w:szCs w:val="20"/>
              </w:rPr>
            </w:pPr>
            <w:r w:rsidRPr="005629D4">
              <w:rPr>
                <w:b/>
                <w:sz w:val="20"/>
                <w:szCs w:val="20"/>
              </w:rPr>
              <w:t xml:space="preserve">Variance components </w:t>
            </w:r>
          </w:p>
        </w:tc>
        <w:tc>
          <w:tcPr>
            <w:tcW w:w="354" w:type="pct"/>
          </w:tcPr>
          <w:p w14:paraId="121CEBE3" w14:textId="77777777" w:rsidR="00CD6C8B" w:rsidRPr="005629D4" w:rsidRDefault="00CD6C8B" w:rsidP="00CD6C8B">
            <w:pPr>
              <w:spacing w:line="360" w:lineRule="auto"/>
              <w:jc w:val="center"/>
              <w:rPr>
                <w:sz w:val="20"/>
                <w:szCs w:val="20"/>
              </w:rPr>
            </w:pPr>
          </w:p>
        </w:tc>
        <w:tc>
          <w:tcPr>
            <w:tcW w:w="509" w:type="pct"/>
          </w:tcPr>
          <w:p w14:paraId="7A92233A" w14:textId="77777777" w:rsidR="00CD6C8B" w:rsidRPr="005629D4" w:rsidRDefault="00CD6C8B" w:rsidP="00CD6C8B">
            <w:pPr>
              <w:spacing w:line="360" w:lineRule="auto"/>
              <w:jc w:val="center"/>
              <w:rPr>
                <w:sz w:val="20"/>
                <w:szCs w:val="20"/>
              </w:rPr>
            </w:pPr>
          </w:p>
        </w:tc>
        <w:tc>
          <w:tcPr>
            <w:tcW w:w="362" w:type="pct"/>
          </w:tcPr>
          <w:p w14:paraId="535E5803" w14:textId="77777777" w:rsidR="00CD6C8B" w:rsidRPr="005629D4" w:rsidRDefault="00CD6C8B" w:rsidP="00CD6C8B">
            <w:pPr>
              <w:spacing w:line="360" w:lineRule="auto"/>
              <w:jc w:val="center"/>
              <w:rPr>
                <w:sz w:val="20"/>
                <w:szCs w:val="20"/>
              </w:rPr>
            </w:pPr>
          </w:p>
        </w:tc>
        <w:tc>
          <w:tcPr>
            <w:tcW w:w="466" w:type="pct"/>
          </w:tcPr>
          <w:p w14:paraId="65635350" w14:textId="77777777" w:rsidR="00CD6C8B" w:rsidRPr="005629D4" w:rsidRDefault="00CD6C8B" w:rsidP="00CD6C8B">
            <w:pPr>
              <w:spacing w:line="360" w:lineRule="auto"/>
              <w:jc w:val="center"/>
              <w:rPr>
                <w:sz w:val="20"/>
                <w:szCs w:val="20"/>
              </w:rPr>
            </w:pPr>
          </w:p>
        </w:tc>
        <w:tc>
          <w:tcPr>
            <w:tcW w:w="483" w:type="pct"/>
          </w:tcPr>
          <w:p w14:paraId="2E80174E" w14:textId="77777777" w:rsidR="00CD6C8B" w:rsidRPr="005629D4" w:rsidRDefault="00CD6C8B" w:rsidP="00CD6C8B">
            <w:pPr>
              <w:spacing w:line="360" w:lineRule="auto"/>
              <w:jc w:val="center"/>
              <w:rPr>
                <w:sz w:val="20"/>
                <w:szCs w:val="20"/>
              </w:rPr>
            </w:pPr>
          </w:p>
        </w:tc>
        <w:tc>
          <w:tcPr>
            <w:tcW w:w="483" w:type="pct"/>
          </w:tcPr>
          <w:p w14:paraId="030ACCC1" w14:textId="77777777" w:rsidR="00CD6C8B" w:rsidRPr="005629D4" w:rsidRDefault="00CD6C8B" w:rsidP="00CD6C8B">
            <w:pPr>
              <w:spacing w:line="360" w:lineRule="auto"/>
              <w:jc w:val="center"/>
              <w:rPr>
                <w:sz w:val="20"/>
                <w:szCs w:val="20"/>
              </w:rPr>
            </w:pPr>
          </w:p>
        </w:tc>
        <w:tc>
          <w:tcPr>
            <w:tcW w:w="483" w:type="pct"/>
          </w:tcPr>
          <w:p w14:paraId="505DAB2E" w14:textId="77777777" w:rsidR="00CD6C8B" w:rsidRPr="005629D4" w:rsidRDefault="00CD6C8B" w:rsidP="00CD6C8B">
            <w:pPr>
              <w:spacing w:line="360" w:lineRule="auto"/>
              <w:jc w:val="center"/>
              <w:rPr>
                <w:sz w:val="20"/>
                <w:szCs w:val="20"/>
              </w:rPr>
            </w:pPr>
          </w:p>
        </w:tc>
        <w:tc>
          <w:tcPr>
            <w:tcW w:w="483" w:type="pct"/>
          </w:tcPr>
          <w:p w14:paraId="347CDDDA" w14:textId="77777777" w:rsidR="00CD6C8B" w:rsidRPr="005629D4" w:rsidRDefault="00CD6C8B" w:rsidP="00CD6C8B">
            <w:pPr>
              <w:spacing w:line="360" w:lineRule="auto"/>
              <w:jc w:val="center"/>
              <w:rPr>
                <w:sz w:val="20"/>
                <w:szCs w:val="20"/>
              </w:rPr>
            </w:pPr>
          </w:p>
        </w:tc>
        <w:tc>
          <w:tcPr>
            <w:tcW w:w="482" w:type="pct"/>
          </w:tcPr>
          <w:p w14:paraId="3557D262" w14:textId="77777777" w:rsidR="00CD6C8B" w:rsidRPr="005629D4" w:rsidRDefault="00CD6C8B" w:rsidP="00CD6C8B">
            <w:pPr>
              <w:spacing w:line="360" w:lineRule="auto"/>
              <w:jc w:val="center"/>
              <w:rPr>
                <w:sz w:val="20"/>
                <w:szCs w:val="20"/>
              </w:rPr>
            </w:pPr>
          </w:p>
        </w:tc>
      </w:tr>
      <w:tr w:rsidR="00CD6C8B" w:rsidRPr="0052360E" w14:paraId="028DBAED" w14:textId="77777777" w:rsidTr="005629D4">
        <w:trPr>
          <w:trHeight w:val="315"/>
        </w:trPr>
        <w:tc>
          <w:tcPr>
            <w:tcW w:w="895" w:type="pct"/>
          </w:tcPr>
          <w:p w14:paraId="6C8CF499" w14:textId="77777777" w:rsidR="00CD6C8B" w:rsidRPr="005629D4" w:rsidRDefault="00CD6C8B" w:rsidP="00CD6C8B">
            <w:pPr>
              <w:spacing w:line="360" w:lineRule="auto"/>
              <w:ind w:left="360" w:hanging="360"/>
              <w:rPr>
                <w:b/>
                <w:sz w:val="20"/>
                <w:szCs w:val="20"/>
              </w:rPr>
            </w:pPr>
            <w:r w:rsidRPr="005629D4">
              <w:rPr>
                <w:b/>
                <w:sz w:val="20"/>
                <w:szCs w:val="20"/>
              </w:rPr>
              <w:t xml:space="preserve">   - Detection probability</w:t>
            </w:r>
          </w:p>
        </w:tc>
        <w:tc>
          <w:tcPr>
            <w:tcW w:w="354" w:type="pct"/>
          </w:tcPr>
          <w:p w14:paraId="76907589" w14:textId="77777777" w:rsidR="00CD6C8B" w:rsidRPr="005629D4" w:rsidRDefault="00CD6C8B" w:rsidP="00CD6C8B">
            <w:pPr>
              <w:spacing w:line="360" w:lineRule="auto"/>
              <w:jc w:val="center"/>
              <w:rPr>
                <w:sz w:val="20"/>
                <w:szCs w:val="20"/>
              </w:rPr>
            </w:pPr>
            <w:r w:rsidRPr="005629D4">
              <w:rPr>
                <w:sz w:val="20"/>
                <w:szCs w:val="20"/>
              </w:rPr>
              <w:t>18%</w:t>
            </w:r>
          </w:p>
        </w:tc>
        <w:tc>
          <w:tcPr>
            <w:tcW w:w="509" w:type="pct"/>
          </w:tcPr>
          <w:p w14:paraId="1EF9EE99" w14:textId="77777777" w:rsidR="00CD6C8B" w:rsidRPr="005629D4" w:rsidRDefault="00CD6C8B" w:rsidP="00CD6C8B">
            <w:pPr>
              <w:spacing w:line="360" w:lineRule="auto"/>
              <w:jc w:val="center"/>
              <w:rPr>
                <w:sz w:val="20"/>
                <w:szCs w:val="20"/>
              </w:rPr>
            </w:pPr>
            <w:r w:rsidRPr="005629D4">
              <w:rPr>
                <w:sz w:val="20"/>
                <w:szCs w:val="20"/>
              </w:rPr>
              <w:t>8%</w:t>
            </w:r>
          </w:p>
        </w:tc>
        <w:tc>
          <w:tcPr>
            <w:tcW w:w="362" w:type="pct"/>
          </w:tcPr>
          <w:p w14:paraId="754337B9" w14:textId="77777777" w:rsidR="00CD6C8B" w:rsidRPr="005629D4" w:rsidRDefault="00CD6C8B" w:rsidP="00CD6C8B">
            <w:pPr>
              <w:spacing w:line="360" w:lineRule="auto"/>
              <w:jc w:val="center"/>
              <w:rPr>
                <w:sz w:val="20"/>
                <w:szCs w:val="20"/>
              </w:rPr>
            </w:pPr>
            <w:r w:rsidRPr="005629D4">
              <w:rPr>
                <w:sz w:val="20"/>
                <w:szCs w:val="20"/>
              </w:rPr>
              <w:t>3%</w:t>
            </w:r>
          </w:p>
        </w:tc>
        <w:tc>
          <w:tcPr>
            <w:tcW w:w="466" w:type="pct"/>
          </w:tcPr>
          <w:p w14:paraId="2EBDB3BD" w14:textId="77777777" w:rsidR="00CD6C8B" w:rsidRPr="005629D4" w:rsidRDefault="00CD6C8B" w:rsidP="00CD6C8B">
            <w:pPr>
              <w:spacing w:line="360" w:lineRule="auto"/>
              <w:jc w:val="center"/>
              <w:rPr>
                <w:sz w:val="20"/>
                <w:szCs w:val="20"/>
              </w:rPr>
            </w:pPr>
            <w:r w:rsidRPr="005629D4">
              <w:rPr>
                <w:sz w:val="20"/>
                <w:szCs w:val="20"/>
              </w:rPr>
              <w:t>3%</w:t>
            </w:r>
          </w:p>
        </w:tc>
        <w:tc>
          <w:tcPr>
            <w:tcW w:w="483" w:type="pct"/>
          </w:tcPr>
          <w:p w14:paraId="3EA51321" w14:textId="77777777" w:rsidR="00CD6C8B" w:rsidRPr="005629D4" w:rsidRDefault="00CD6C8B" w:rsidP="00CD6C8B">
            <w:pPr>
              <w:spacing w:line="360" w:lineRule="auto"/>
              <w:jc w:val="center"/>
              <w:rPr>
                <w:sz w:val="20"/>
                <w:szCs w:val="20"/>
              </w:rPr>
            </w:pPr>
            <w:r w:rsidRPr="005629D4">
              <w:rPr>
                <w:sz w:val="20"/>
                <w:szCs w:val="20"/>
              </w:rPr>
              <w:t>6%</w:t>
            </w:r>
          </w:p>
        </w:tc>
        <w:tc>
          <w:tcPr>
            <w:tcW w:w="483" w:type="pct"/>
          </w:tcPr>
          <w:p w14:paraId="5DDBBF0A" w14:textId="77777777" w:rsidR="00CD6C8B" w:rsidRPr="005629D4" w:rsidRDefault="00CD6C8B" w:rsidP="00CD6C8B">
            <w:pPr>
              <w:spacing w:line="360" w:lineRule="auto"/>
              <w:jc w:val="center"/>
              <w:rPr>
                <w:sz w:val="20"/>
                <w:szCs w:val="20"/>
              </w:rPr>
            </w:pPr>
            <w:r w:rsidRPr="005629D4">
              <w:rPr>
                <w:sz w:val="20"/>
                <w:szCs w:val="20"/>
              </w:rPr>
              <w:t>9%</w:t>
            </w:r>
          </w:p>
        </w:tc>
        <w:tc>
          <w:tcPr>
            <w:tcW w:w="483" w:type="pct"/>
          </w:tcPr>
          <w:p w14:paraId="523CCB9B" w14:textId="77777777" w:rsidR="00CD6C8B" w:rsidRPr="005629D4" w:rsidRDefault="00CD6C8B" w:rsidP="00CD6C8B">
            <w:pPr>
              <w:spacing w:line="360" w:lineRule="auto"/>
              <w:jc w:val="center"/>
              <w:rPr>
                <w:sz w:val="20"/>
                <w:szCs w:val="20"/>
              </w:rPr>
            </w:pPr>
            <w:r w:rsidRPr="005629D4">
              <w:rPr>
                <w:sz w:val="20"/>
                <w:szCs w:val="20"/>
              </w:rPr>
              <w:t>22%</w:t>
            </w:r>
          </w:p>
        </w:tc>
        <w:tc>
          <w:tcPr>
            <w:tcW w:w="483" w:type="pct"/>
          </w:tcPr>
          <w:p w14:paraId="015BE582" w14:textId="77777777" w:rsidR="00CD6C8B" w:rsidRPr="005629D4" w:rsidRDefault="00CD6C8B" w:rsidP="00CD6C8B">
            <w:pPr>
              <w:spacing w:line="360" w:lineRule="auto"/>
              <w:jc w:val="center"/>
              <w:rPr>
                <w:sz w:val="20"/>
                <w:szCs w:val="20"/>
              </w:rPr>
            </w:pPr>
            <w:r w:rsidRPr="005629D4">
              <w:rPr>
                <w:sz w:val="20"/>
                <w:szCs w:val="20"/>
              </w:rPr>
              <w:t>22%</w:t>
            </w:r>
          </w:p>
        </w:tc>
        <w:tc>
          <w:tcPr>
            <w:tcW w:w="482" w:type="pct"/>
          </w:tcPr>
          <w:p w14:paraId="3D806ACB" w14:textId="77777777" w:rsidR="00CD6C8B" w:rsidRPr="005629D4" w:rsidRDefault="00CD6C8B" w:rsidP="00CD6C8B">
            <w:pPr>
              <w:spacing w:line="360" w:lineRule="auto"/>
              <w:jc w:val="center"/>
              <w:rPr>
                <w:sz w:val="20"/>
                <w:szCs w:val="20"/>
              </w:rPr>
            </w:pPr>
            <w:r w:rsidRPr="005629D4">
              <w:rPr>
                <w:sz w:val="20"/>
                <w:szCs w:val="20"/>
              </w:rPr>
              <w:t>23%</w:t>
            </w:r>
          </w:p>
        </w:tc>
      </w:tr>
      <w:tr w:rsidR="00CD6C8B" w:rsidRPr="0052360E" w14:paraId="61AA6C37" w14:textId="77777777" w:rsidTr="005629D4">
        <w:trPr>
          <w:trHeight w:val="173"/>
        </w:trPr>
        <w:tc>
          <w:tcPr>
            <w:tcW w:w="895" w:type="pct"/>
          </w:tcPr>
          <w:p w14:paraId="1248D87D" w14:textId="77777777" w:rsidR="00CD6C8B" w:rsidRPr="005629D4" w:rsidRDefault="00CD6C8B" w:rsidP="00CD6C8B">
            <w:pPr>
              <w:spacing w:line="360" w:lineRule="auto"/>
              <w:rPr>
                <w:b/>
                <w:sz w:val="20"/>
                <w:szCs w:val="20"/>
              </w:rPr>
            </w:pPr>
            <w:r w:rsidRPr="005629D4">
              <w:rPr>
                <w:b/>
                <w:sz w:val="20"/>
                <w:szCs w:val="20"/>
              </w:rPr>
              <w:t xml:space="preserve">    -Encounter rate</w:t>
            </w:r>
          </w:p>
        </w:tc>
        <w:tc>
          <w:tcPr>
            <w:tcW w:w="354" w:type="pct"/>
          </w:tcPr>
          <w:p w14:paraId="0FA5E458" w14:textId="77777777" w:rsidR="00CD6C8B" w:rsidRPr="005629D4" w:rsidRDefault="00CD6C8B" w:rsidP="00CD6C8B">
            <w:pPr>
              <w:spacing w:line="360" w:lineRule="auto"/>
              <w:jc w:val="center"/>
              <w:rPr>
                <w:sz w:val="20"/>
                <w:szCs w:val="20"/>
              </w:rPr>
            </w:pPr>
            <w:r w:rsidRPr="005629D4">
              <w:rPr>
                <w:sz w:val="20"/>
                <w:szCs w:val="20"/>
              </w:rPr>
              <w:t>82%</w:t>
            </w:r>
          </w:p>
        </w:tc>
        <w:tc>
          <w:tcPr>
            <w:tcW w:w="509" w:type="pct"/>
          </w:tcPr>
          <w:p w14:paraId="6A35BF89" w14:textId="77777777" w:rsidR="00CD6C8B" w:rsidRPr="005629D4" w:rsidRDefault="00CD6C8B" w:rsidP="00CD6C8B">
            <w:pPr>
              <w:spacing w:line="360" w:lineRule="auto"/>
              <w:jc w:val="center"/>
              <w:rPr>
                <w:sz w:val="20"/>
                <w:szCs w:val="20"/>
              </w:rPr>
            </w:pPr>
            <w:r w:rsidRPr="005629D4">
              <w:rPr>
                <w:sz w:val="20"/>
                <w:szCs w:val="20"/>
              </w:rPr>
              <w:t>92%</w:t>
            </w:r>
          </w:p>
        </w:tc>
        <w:tc>
          <w:tcPr>
            <w:tcW w:w="362" w:type="pct"/>
          </w:tcPr>
          <w:p w14:paraId="2B01D41F" w14:textId="77777777" w:rsidR="00CD6C8B" w:rsidRPr="005629D4" w:rsidRDefault="00CD6C8B" w:rsidP="00CD6C8B">
            <w:pPr>
              <w:spacing w:line="360" w:lineRule="auto"/>
              <w:jc w:val="center"/>
              <w:rPr>
                <w:sz w:val="20"/>
                <w:szCs w:val="20"/>
              </w:rPr>
            </w:pPr>
            <w:r w:rsidRPr="005629D4">
              <w:rPr>
                <w:sz w:val="20"/>
                <w:szCs w:val="20"/>
              </w:rPr>
              <w:t>97%</w:t>
            </w:r>
          </w:p>
        </w:tc>
        <w:tc>
          <w:tcPr>
            <w:tcW w:w="466" w:type="pct"/>
          </w:tcPr>
          <w:p w14:paraId="00336B94" w14:textId="77777777" w:rsidR="00CD6C8B" w:rsidRPr="005629D4" w:rsidRDefault="00CD6C8B" w:rsidP="00CD6C8B">
            <w:pPr>
              <w:spacing w:line="360" w:lineRule="auto"/>
              <w:jc w:val="center"/>
              <w:rPr>
                <w:sz w:val="20"/>
                <w:szCs w:val="20"/>
              </w:rPr>
            </w:pPr>
            <w:r w:rsidRPr="005629D4">
              <w:rPr>
                <w:sz w:val="20"/>
                <w:szCs w:val="20"/>
              </w:rPr>
              <w:t>97%</w:t>
            </w:r>
          </w:p>
        </w:tc>
        <w:tc>
          <w:tcPr>
            <w:tcW w:w="483" w:type="pct"/>
          </w:tcPr>
          <w:p w14:paraId="4FB2B6BA" w14:textId="77777777" w:rsidR="00CD6C8B" w:rsidRPr="005629D4" w:rsidRDefault="00CD6C8B" w:rsidP="00CD6C8B">
            <w:pPr>
              <w:spacing w:line="360" w:lineRule="auto"/>
              <w:jc w:val="center"/>
              <w:rPr>
                <w:sz w:val="20"/>
                <w:szCs w:val="20"/>
              </w:rPr>
            </w:pPr>
            <w:r w:rsidRPr="005629D4">
              <w:rPr>
                <w:sz w:val="20"/>
                <w:szCs w:val="20"/>
              </w:rPr>
              <w:t>94%</w:t>
            </w:r>
          </w:p>
        </w:tc>
        <w:tc>
          <w:tcPr>
            <w:tcW w:w="483" w:type="pct"/>
          </w:tcPr>
          <w:p w14:paraId="1618CCA0" w14:textId="77777777" w:rsidR="00CD6C8B" w:rsidRPr="005629D4" w:rsidRDefault="00CD6C8B" w:rsidP="00CD6C8B">
            <w:pPr>
              <w:spacing w:line="360" w:lineRule="auto"/>
              <w:jc w:val="center"/>
              <w:rPr>
                <w:sz w:val="20"/>
                <w:szCs w:val="20"/>
              </w:rPr>
            </w:pPr>
            <w:r w:rsidRPr="005629D4">
              <w:rPr>
                <w:sz w:val="20"/>
                <w:szCs w:val="20"/>
              </w:rPr>
              <w:t>91%</w:t>
            </w:r>
          </w:p>
        </w:tc>
        <w:tc>
          <w:tcPr>
            <w:tcW w:w="483" w:type="pct"/>
          </w:tcPr>
          <w:p w14:paraId="506EC9D3" w14:textId="77777777" w:rsidR="00CD6C8B" w:rsidRPr="005629D4" w:rsidRDefault="00CD6C8B" w:rsidP="00CD6C8B">
            <w:pPr>
              <w:spacing w:line="360" w:lineRule="auto"/>
              <w:jc w:val="center"/>
              <w:rPr>
                <w:sz w:val="20"/>
                <w:szCs w:val="20"/>
              </w:rPr>
            </w:pPr>
            <w:r w:rsidRPr="005629D4">
              <w:rPr>
                <w:sz w:val="20"/>
                <w:szCs w:val="20"/>
              </w:rPr>
              <w:t>78%</w:t>
            </w:r>
          </w:p>
        </w:tc>
        <w:tc>
          <w:tcPr>
            <w:tcW w:w="483" w:type="pct"/>
          </w:tcPr>
          <w:p w14:paraId="45418A3B" w14:textId="77777777" w:rsidR="00CD6C8B" w:rsidRPr="005629D4" w:rsidRDefault="00CD6C8B" w:rsidP="00CD6C8B">
            <w:pPr>
              <w:spacing w:line="360" w:lineRule="auto"/>
              <w:jc w:val="center"/>
              <w:rPr>
                <w:sz w:val="20"/>
                <w:szCs w:val="20"/>
              </w:rPr>
            </w:pPr>
            <w:r w:rsidRPr="005629D4">
              <w:rPr>
                <w:sz w:val="20"/>
                <w:szCs w:val="20"/>
              </w:rPr>
              <w:t>78%</w:t>
            </w:r>
          </w:p>
        </w:tc>
        <w:tc>
          <w:tcPr>
            <w:tcW w:w="482" w:type="pct"/>
          </w:tcPr>
          <w:p w14:paraId="7E60C675" w14:textId="77777777" w:rsidR="00CD6C8B" w:rsidRPr="005629D4" w:rsidRDefault="00CD6C8B" w:rsidP="00CD6C8B">
            <w:pPr>
              <w:spacing w:line="360" w:lineRule="auto"/>
              <w:jc w:val="center"/>
              <w:rPr>
                <w:sz w:val="20"/>
                <w:szCs w:val="20"/>
              </w:rPr>
            </w:pPr>
            <w:r w:rsidRPr="005629D4">
              <w:rPr>
                <w:sz w:val="20"/>
                <w:szCs w:val="20"/>
              </w:rPr>
              <w:t>77%</w:t>
            </w:r>
          </w:p>
        </w:tc>
      </w:tr>
      <w:tr w:rsidR="00CD6C8B" w:rsidRPr="0052360E" w14:paraId="6ACA3E02" w14:textId="77777777" w:rsidTr="005629D4">
        <w:trPr>
          <w:trHeight w:val="203"/>
        </w:trPr>
        <w:tc>
          <w:tcPr>
            <w:tcW w:w="895" w:type="pct"/>
          </w:tcPr>
          <w:p w14:paraId="6206619B" w14:textId="77777777" w:rsidR="00CD6C8B" w:rsidRPr="005629D4" w:rsidRDefault="00CD6C8B" w:rsidP="00CD6C8B">
            <w:pPr>
              <w:spacing w:line="360" w:lineRule="auto"/>
              <w:rPr>
                <w:b/>
                <w:sz w:val="20"/>
                <w:szCs w:val="20"/>
              </w:rPr>
            </w:pPr>
            <w:r w:rsidRPr="005629D4">
              <w:rPr>
                <w:b/>
                <w:sz w:val="20"/>
                <w:szCs w:val="20"/>
              </w:rPr>
              <w:t>Encounter rate (yelloweye/m)</w:t>
            </w:r>
          </w:p>
        </w:tc>
        <w:tc>
          <w:tcPr>
            <w:tcW w:w="354" w:type="pct"/>
          </w:tcPr>
          <w:p w14:paraId="29DB592B" w14:textId="77777777" w:rsidR="00CD6C8B" w:rsidRPr="005629D4" w:rsidRDefault="00CD6C8B" w:rsidP="00CD6C8B">
            <w:pPr>
              <w:spacing w:line="360" w:lineRule="auto"/>
              <w:jc w:val="center"/>
              <w:rPr>
                <w:sz w:val="20"/>
                <w:szCs w:val="20"/>
              </w:rPr>
            </w:pPr>
            <w:r w:rsidRPr="005629D4">
              <w:rPr>
                <w:sz w:val="20"/>
                <w:szCs w:val="20"/>
              </w:rPr>
              <w:t xml:space="preserve">0.003 </w:t>
            </w:r>
          </w:p>
        </w:tc>
        <w:tc>
          <w:tcPr>
            <w:tcW w:w="509" w:type="pct"/>
          </w:tcPr>
          <w:p w14:paraId="5EF882A3" w14:textId="77777777" w:rsidR="00CD6C8B" w:rsidRPr="005629D4" w:rsidRDefault="00CD6C8B" w:rsidP="00CD6C8B">
            <w:pPr>
              <w:spacing w:line="360" w:lineRule="auto"/>
              <w:jc w:val="center"/>
              <w:rPr>
                <w:sz w:val="20"/>
                <w:szCs w:val="20"/>
              </w:rPr>
            </w:pPr>
            <w:r w:rsidRPr="005629D4">
              <w:rPr>
                <w:sz w:val="20"/>
                <w:szCs w:val="20"/>
              </w:rPr>
              <w:t xml:space="preserve">0.004 </w:t>
            </w:r>
          </w:p>
        </w:tc>
        <w:tc>
          <w:tcPr>
            <w:tcW w:w="362" w:type="pct"/>
          </w:tcPr>
          <w:p w14:paraId="7EB89402" w14:textId="77777777" w:rsidR="00CD6C8B" w:rsidRPr="005629D4" w:rsidRDefault="00CD6C8B" w:rsidP="00CD6C8B">
            <w:pPr>
              <w:spacing w:line="360" w:lineRule="auto"/>
              <w:jc w:val="center"/>
              <w:rPr>
                <w:sz w:val="20"/>
                <w:szCs w:val="20"/>
              </w:rPr>
            </w:pPr>
            <w:r w:rsidRPr="005629D4">
              <w:rPr>
                <w:sz w:val="20"/>
                <w:szCs w:val="20"/>
              </w:rPr>
              <w:t>0.008</w:t>
            </w:r>
          </w:p>
        </w:tc>
        <w:tc>
          <w:tcPr>
            <w:tcW w:w="466" w:type="pct"/>
          </w:tcPr>
          <w:p w14:paraId="0A13070B" w14:textId="77777777" w:rsidR="00CD6C8B" w:rsidRPr="005629D4" w:rsidRDefault="00CD6C8B" w:rsidP="00CD6C8B">
            <w:pPr>
              <w:spacing w:line="360" w:lineRule="auto"/>
              <w:jc w:val="center"/>
              <w:rPr>
                <w:sz w:val="20"/>
                <w:szCs w:val="20"/>
              </w:rPr>
            </w:pPr>
            <w:r w:rsidRPr="005629D4">
              <w:rPr>
                <w:sz w:val="20"/>
                <w:szCs w:val="20"/>
              </w:rPr>
              <w:t xml:space="preserve">0.008 </w:t>
            </w:r>
          </w:p>
        </w:tc>
        <w:tc>
          <w:tcPr>
            <w:tcW w:w="483" w:type="pct"/>
          </w:tcPr>
          <w:p w14:paraId="1701DD48" w14:textId="77777777" w:rsidR="00CD6C8B" w:rsidRPr="005629D4" w:rsidRDefault="00CD6C8B" w:rsidP="00CD6C8B">
            <w:pPr>
              <w:spacing w:line="360" w:lineRule="auto"/>
              <w:jc w:val="center"/>
              <w:rPr>
                <w:sz w:val="20"/>
                <w:szCs w:val="20"/>
              </w:rPr>
            </w:pPr>
            <w:r w:rsidRPr="005629D4">
              <w:rPr>
                <w:sz w:val="20"/>
                <w:szCs w:val="20"/>
              </w:rPr>
              <w:t>0.005</w:t>
            </w:r>
          </w:p>
        </w:tc>
        <w:tc>
          <w:tcPr>
            <w:tcW w:w="483" w:type="pct"/>
          </w:tcPr>
          <w:p w14:paraId="3D92D40B" w14:textId="77777777" w:rsidR="00CD6C8B" w:rsidRPr="005629D4" w:rsidRDefault="00CD6C8B" w:rsidP="00CD6C8B">
            <w:pPr>
              <w:spacing w:line="360" w:lineRule="auto"/>
              <w:jc w:val="center"/>
              <w:rPr>
                <w:sz w:val="20"/>
                <w:szCs w:val="20"/>
              </w:rPr>
            </w:pPr>
            <w:r w:rsidRPr="005629D4">
              <w:rPr>
                <w:sz w:val="20"/>
                <w:szCs w:val="20"/>
              </w:rPr>
              <w:t>0.004</w:t>
            </w:r>
          </w:p>
        </w:tc>
        <w:tc>
          <w:tcPr>
            <w:tcW w:w="483" w:type="pct"/>
          </w:tcPr>
          <w:p w14:paraId="44DD8F60" w14:textId="77777777" w:rsidR="00CD6C8B" w:rsidRPr="005629D4" w:rsidRDefault="00CD6C8B" w:rsidP="00CD6C8B">
            <w:pPr>
              <w:spacing w:line="360" w:lineRule="auto"/>
              <w:jc w:val="center"/>
              <w:rPr>
                <w:sz w:val="20"/>
                <w:szCs w:val="20"/>
              </w:rPr>
            </w:pPr>
            <w:r w:rsidRPr="005629D4">
              <w:rPr>
                <w:sz w:val="20"/>
                <w:szCs w:val="20"/>
              </w:rPr>
              <w:t>0.005</w:t>
            </w:r>
          </w:p>
        </w:tc>
        <w:tc>
          <w:tcPr>
            <w:tcW w:w="483" w:type="pct"/>
          </w:tcPr>
          <w:p w14:paraId="02D22680" w14:textId="77777777" w:rsidR="00CD6C8B" w:rsidRPr="005629D4" w:rsidRDefault="00CD6C8B" w:rsidP="00CD6C8B">
            <w:pPr>
              <w:spacing w:line="360" w:lineRule="auto"/>
              <w:jc w:val="center"/>
              <w:rPr>
                <w:sz w:val="20"/>
                <w:szCs w:val="20"/>
              </w:rPr>
            </w:pPr>
            <w:r w:rsidRPr="005629D4">
              <w:rPr>
                <w:sz w:val="20"/>
                <w:szCs w:val="20"/>
              </w:rPr>
              <w:t>0.005</w:t>
            </w:r>
          </w:p>
        </w:tc>
        <w:tc>
          <w:tcPr>
            <w:tcW w:w="482" w:type="pct"/>
          </w:tcPr>
          <w:p w14:paraId="531BC10F" w14:textId="77777777" w:rsidR="00CD6C8B" w:rsidRPr="005629D4" w:rsidRDefault="00CD6C8B" w:rsidP="00CD6C8B">
            <w:pPr>
              <w:spacing w:line="360" w:lineRule="auto"/>
              <w:jc w:val="center"/>
              <w:rPr>
                <w:sz w:val="20"/>
                <w:szCs w:val="20"/>
              </w:rPr>
            </w:pPr>
            <w:r w:rsidRPr="005629D4">
              <w:rPr>
                <w:sz w:val="20"/>
                <w:szCs w:val="20"/>
              </w:rPr>
              <w:t>0.005</w:t>
            </w:r>
          </w:p>
        </w:tc>
      </w:tr>
      <w:tr w:rsidR="00CD6C8B" w:rsidRPr="0052360E" w14:paraId="042DF49D" w14:textId="77777777" w:rsidTr="005629D4">
        <w:trPr>
          <w:trHeight w:val="328"/>
        </w:trPr>
        <w:tc>
          <w:tcPr>
            <w:tcW w:w="895" w:type="pct"/>
            <w:tcBorders>
              <w:bottom w:val="single" w:sz="4" w:space="0" w:color="auto"/>
            </w:tcBorders>
          </w:tcPr>
          <w:p w14:paraId="6BB9B03C" w14:textId="77777777" w:rsidR="00CD6C8B" w:rsidRPr="005629D4" w:rsidRDefault="00CD6C8B" w:rsidP="00CD6C8B">
            <w:pPr>
              <w:spacing w:line="360" w:lineRule="auto"/>
              <w:rPr>
                <w:b/>
                <w:sz w:val="20"/>
                <w:szCs w:val="20"/>
              </w:rPr>
            </w:pPr>
            <w:r w:rsidRPr="005629D4">
              <w:rPr>
                <w:b/>
                <w:sz w:val="20"/>
                <w:szCs w:val="20"/>
              </w:rPr>
              <w:t>Effective strip width (ft)</w:t>
            </w:r>
          </w:p>
        </w:tc>
        <w:tc>
          <w:tcPr>
            <w:tcW w:w="354" w:type="pct"/>
            <w:tcBorders>
              <w:bottom w:val="single" w:sz="4" w:space="0" w:color="auto"/>
            </w:tcBorders>
          </w:tcPr>
          <w:p w14:paraId="4DAAE203" w14:textId="77777777" w:rsidR="00CD6C8B" w:rsidRPr="005629D4" w:rsidRDefault="00CD6C8B" w:rsidP="00CD6C8B">
            <w:pPr>
              <w:spacing w:line="360" w:lineRule="auto"/>
              <w:jc w:val="center"/>
              <w:rPr>
                <w:sz w:val="20"/>
                <w:szCs w:val="20"/>
              </w:rPr>
            </w:pPr>
            <w:r w:rsidRPr="005629D4">
              <w:rPr>
                <w:sz w:val="20"/>
                <w:szCs w:val="20"/>
              </w:rPr>
              <w:t>6.7</w:t>
            </w:r>
          </w:p>
        </w:tc>
        <w:tc>
          <w:tcPr>
            <w:tcW w:w="509" w:type="pct"/>
            <w:tcBorders>
              <w:bottom w:val="single" w:sz="4" w:space="0" w:color="auto"/>
            </w:tcBorders>
          </w:tcPr>
          <w:p w14:paraId="2FAD5C71" w14:textId="77777777" w:rsidR="00CD6C8B" w:rsidRPr="005629D4" w:rsidRDefault="00CD6C8B" w:rsidP="00CD6C8B">
            <w:pPr>
              <w:spacing w:line="360" w:lineRule="auto"/>
              <w:jc w:val="center"/>
              <w:rPr>
                <w:sz w:val="20"/>
                <w:szCs w:val="20"/>
              </w:rPr>
            </w:pPr>
            <w:r w:rsidRPr="005629D4">
              <w:rPr>
                <w:sz w:val="20"/>
                <w:szCs w:val="20"/>
              </w:rPr>
              <w:t>6.5</w:t>
            </w:r>
          </w:p>
        </w:tc>
        <w:tc>
          <w:tcPr>
            <w:tcW w:w="362" w:type="pct"/>
            <w:tcBorders>
              <w:bottom w:val="single" w:sz="4" w:space="0" w:color="auto"/>
            </w:tcBorders>
          </w:tcPr>
          <w:p w14:paraId="28C01C3D" w14:textId="77777777" w:rsidR="00CD6C8B" w:rsidRPr="005629D4" w:rsidRDefault="00CD6C8B" w:rsidP="00CD6C8B">
            <w:pPr>
              <w:spacing w:line="360" w:lineRule="auto"/>
              <w:jc w:val="center"/>
              <w:rPr>
                <w:sz w:val="20"/>
                <w:szCs w:val="20"/>
              </w:rPr>
            </w:pPr>
            <w:r w:rsidRPr="005629D4">
              <w:rPr>
                <w:sz w:val="20"/>
                <w:szCs w:val="20"/>
              </w:rPr>
              <w:t>7.3</w:t>
            </w:r>
          </w:p>
        </w:tc>
        <w:tc>
          <w:tcPr>
            <w:tcW w:w="466" w:type="pct"/>
            <w:tcBorders>
              <w:bottom w:val="single" w:sz="4" w:space="0" w:color="auto"/>
            </w:tcBorders>
          </w:tcPr>
          <w:p w14:paraId="6D082B0C" w14:textId="77777777" w:rsidR="00CD6C8B" w:rsidRPr="005629D4" w:rsidRDefault="00CD6C8B" w:rsidP="00CD6C8B">
            <w:pPr>
              <w:spacing w:line="360" w:lineRule="auto"/>
              <w:jc w:val="center"/>
              <w:rPr>
                <w:sz w:val="20"/>
                <w:szCs w:val="20"/>
              </w:rPr>
            </w:pPr>
            <w:r w:rsidRPr="005629D4">
              <w:rPr>
                <w:sz w:val="20"/>
                <w:szCs w:val="20"/>
              </w:rPr>
              <w:t>7.3</w:t>
            </w:r>
          </w:p>
        </w:tc>
        <w:tc>
          <w:tcPr>
            <w:tcW w:w="483" w:type="pct"/>
            <w:tcBorders>
              <w:bottom w:val="single" w:sz="4" w:space="0" w:color="auto"/>
            </w:tcBorders>
          </w:tcPr>
          <w:p w14:paraId="6D6851DC" w14:textId="77777777" w:rsidR="00CD6C8B" w:rsidRPr="005629D4" w:rsidRDefault="00CD6C8B" w:rsidP="00CD6C8B">
            <w:pPr>
              <w:spacing w:line="360" w:lineRule="auto"/>
              <w:jc w:val="center"/>
              <w:rPr>
                <w:sz w:val="20"/>
                <w:szCs w:val="20"/>
              </w:rPr>
            </w:pPr>
            <w:r w:rsidRPr="005629D4">
              <w:rPr>
                <w:sz w:val="20"/>
                <w:szCs w:val="20"/>
              </w:rPr>
              <w:t>8.4</w:t>
            </w:r>
          </w:p>
        </w:tc>
        <w:tc>
          <w:tcPr>
            <w:tcW w:w="483" w:type="pct"/>
            <w:tcBorders>
              <w:bottom w:val="single" w:sz="4" w:space="0" w:color="auto"/>
            </w:tcBorders>
          </w:tcPr>
          <w:p w14:paraId="56195158" w14:textId="77777777" w:rsidR="00CD6C8B" w:rsidRPr="005629D4" w:rsidRDefault="00CD6C8B" w:rsidP="00CD6C8B">
            <w:pPr>
              <w:spacing w:line="360" w:lineRule="auto"/>
              <w:jc w:val="center"/>
              <w:rPr>
                <w:sz w:val="20"/>
                <w:szCs w:val="20"/>
              </w:rPr>
            </w:pPr>
            <w:r w:rsidRPr="005629D4">
              <w:rPr>
                <w:sz w:val="20"/>
                <w:szCs w:val="20"/>
              </w:rPr>
              <w:t>8.5</w:t>
            </w:r>
          </w:p>
        </w:tc>
        <w:tc>
          <w:tcPr>
            <w:tcW w:w="483" w:type="pct"/>
            <w:tcBorders>
              <w:bottom w:val="single" w:sz="4" w:space="0" w:color="auto"/>
            </w:tcBorders>
          </w:tcPr>
          <w:p w14:paraId="24527084" w14:textId="77777777" w:rsidR="00CD6C8B" w:rsidRPr="005629D4" w:rsidRDefault="00CD6C8B" w:rsidP="00CD6C8B">
            <w:pPr>
              <w:spacing w:line="360" w:lineRule="auto"/>
              <w:jc w:val="center"/>
              <w:rPr>
                <w:sz w:val="20"/>
                <w:szCs w:val="20"/>
              </w:rPr>
            </w:pPr>
            <w:r w:rsidRPr="005629D4">
              <w:rPr>
                <w:sz w:val="20"/>
                <w:szCs w:val="20"/>
              </w:rPr>
              <w:t>7.8</w:t>
            </w:r>
          </w:p>
        </w:tc>
        <w:tc>
          <w:tcPr>
            <w:tcW w:w="483" w:type="pct"/>
            <w:tcBorders>
              <w:bottom w:val="single" w:sz="4" w:space="0" w:color="auto"/>
            </w:tcBorders>
          </w:tcPr>
          <w:p w14:paraId="09B33FBD" w14:textId="77777777" w:rsidR="00CD6C8B" w:rsidRPr="005629D4" w:rsidRDefault="00CD6C8B" w:rsidP="00CD6C8B">
            <w:pPr>
              <w:spacing w:line="360" w:lineRule="auto"/>
              <w:jc w:val="center"/>
              <w:rPr>
                <w:sz w:val="20"/>
                <w:szCs w:val="20"/>
              </w:rPr>
            </w:pPr>
            <w:r w:rsidRPr="005629D4">
              <w:rPr>
                <w:sz w:val="20"/>
                <w:szCs w:val="20"/>
              </w:rPr>
              <w:t>7.8</w:t>
            </w:r>
          </w:p>
        </w:tc>
        <w:tc>
          <w:tcPr>
            <w:tcW w:w="482" w:type="pct"/>
            <w:tcBorders>
              <w:bottom w:val="single" w:sz="4" w:space="0" w:color="auto"/>
            </w:tcBorders>
          </w:tcPr>
          <w:p w14:paraId="3CA0E996" w14:textId="77777777" w:rsidR="00CD6C8B" w:rsidRPr="005629D4" w:rsidRDefault="00CD6C8B" w:rsidP="00CD6C8B">
            <w:pPr>
              <w:spacing w:line="360" w:lineRule="auto"/>
              <w:jc w:val="center"/>
              <w:rPr>
                <w:sz w:val="20"/>
                <w:szCs w:val="20"/>
              </w:rPr>
            </w:pPr>
            <w:r w:rsidRPr="005629D4">
              <w:rPr>
                <w:sz w:val="20"/>
                <w:szCs w:val="20"/>
              </w:rPr>
              <w:t>7.8</w:t>
            </w:r>
          </w:p>
        </w:tc>
      </w:tr>
    </w:tbl>
    <w:p w14:paraId="720DEBB2" w14:textId="77777777" w:rsidR="000207D3" w:rsidRPr="0052360E" w:rsidRDefault="000207D3" w:rsidP="00B62DD3">
      <w:pPr>
        <w:rPr>
          <w:b/>
          <w:sz w:val="24"/>
          <w:szCs w:val="24"/>
          <w:highlight w:val="yellow"/>
        </w:rPr>
      </w:pPr>
      <w:r w:rsidRPr="005629D4">
        <w:rPr>
          <w:b/>
          <w:sz w:val="24"/>
          <w:szCs w:val="24"/>
        </w:rPr>
        <w:t xml:space="preserve">Table </w:t>
      </w:r>
      <w:r w:rsidR="00AC4149" w:rsidRPr="005629D4">
        <w:rPr>
          <w:b/>
          <w:sz w:val="24"/>
          <w:szCs w:val="24"/>
        </w:rPr>
        <w:t>2</w:t>
      </w:r>
      <w:r w:rsidRPr="005629D4">
        <w:rPr>
          <w:b/>
          <w:sz w:val="24"/>
          <w:szCs w:val="24"/>
        </w:rPr>
        <w:t>. Distance outputs for ROV surveys.</w:t>
      </w:r>
      <w:r w:rsidRPr="0052360E">
        <w:rPr>
          <w:b/>
          <w:sz w:val="24"/>
          <w:szCs w:val="24"/>
          <w:highlight w:val="yellow"/>
        </w:rPr>
        <w:t xml:space="preserve"> </w:t>
      </w:r>
    </w:p>
    <w:p w14:paraId="1B180281" w14:textId="77777777" w:rsidR="00D92272" w:rsidRPr="0052360E" w:rsidRDefault="00D92272" w:rsidP="00CF16A9">
      <w:pPr>
        <w:rPr>
          <w:highlight w:val="yellow"/>
        </w:rPr>
        <w:sectPr w:rsidR="00D92272" w:rsidRPr="0052360E" w:rsidSect="008552BB">
          <w:pgSz w:w="15840" w:h="12240" w:orient="landscape"/>
          <w:pgMar w:top="1440" w:right="1440" w:bottom="1440" w:left="1440" w:header="720" w:footer="720" w:gutter="0"/>
          <w:cols w:space="720"/>
          <w:docGrid w:linePitch="360"/>
        </w:sectPr>
      </w:pPr>
    </w:p>
    <w:p w14:paraId="0324C5A4" w14:textId="77777777" w:rsidR="004726BC" w:rsidRPr="00892376" w:rsidRDefault="0088083B" w:rsidP="00CF16A9">
      <w:pPr>
        <w:rPr>
          <w:b/>
          <w:sz w:val="24"/>
          <w:szCs w:val="24"/>
        </w:rPr>
      </w:pPr>
      <w:r w:rsidRPr="00892376">
        <w:rPr>
          <w:b/>
          <w:sz w:val="24"/>
          <w:szCs w:val="24"/>
        </w:rPr>
        <w:lastRenderedPageBreak/>
        <w:t>Table 3</w:t>
      </w:r>
      <w:r w:rsidR="00D92272" w:rsidRPr="00892376">
        <w:rPr>
          <w:b/>
          <w:sz w:val="24"/>
          <w:szCs w:val="24"/>
        </w:rPr>
        <w:t xml:space="preserve">. Juveniles and subadults observed during ROV surveys. </w:t>
      </w:r>
    </w:p>
    <w:tbl>
      <w:tblPr>
        <w:tblStyle w:val="TableGrid"/>
        <w:tblpPr w:leftFromText="180" w:rightFromText="180" w:vertAnchor="text" w:horzAnchor="margin" w:tblpY="76"/>
        <w:tblW w:w="4989"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
        <w:gridCol w:w="1743"/>
        <w:gridCol w:w="1265"/>
        <w:gridCol w:w="1353"/>
        <w:gridCol w:w="1353"/>
        <w:gridCol w:w="1353"/>
        <w:gridCol w:w="1353"/>
        <w:gridCol w:w="1800"/>
        <w:gridCol w:w="1828"/>
      </w:tblGrid>
      <w:tr w:rsidR="00D92272" w:rsidRPr="00892376" w14:paraId="5035FD20" w14:textId="77777777" w:rsidTr="00493D11">
        <w:trPr>
          <w:trHeight w:val="622"/>
        </w:trPr>
        <w:tc>
          <w:tcPr>
            <w:tcW w:w="342" w:type="pct"/>
            <w:tcBorders>
              <w:top w:val="single" w:sz="4" w:space="0" w:color="auto"/>
              <w:bottom w:val="single" w:sz="4" w:space="0" w:color="auto"/>
            </w:tcBorders>
            <w:vAlign w:val="center"/>
          </w:tcPr>
          <w:p w14:paraId="34BECF97" w14:textId="77777777" w:rsidR="00D92272" w:rsidRPr="00892376" w:rsidRDefault="00D92272" w:rsidP="00D92272">
            <w:pPr>
              <w:rPr>
                <w:rFonts w:ascii="Calibri" w:hAnsi="Calibri"/>
                <w:b/>
                <w:bCs/>
                <w:color w:val="000000"/>
              </w:rPr>
            </w:pPr>
            <w:r w:rsidRPr="00892376">
              <w:rPr>
                <w:rFonts w:ascii="Calibri" w:hAnsi="Calibri"/>
                <w:b/>
                <w:bCs/>
                <w:color w:val="000000"/>
              </w:rPr>
              <w:t>Year</w:t>
            </w:r>
          </w:p>
        </w:tc>
        <w:tc>
          <w:tcPr>
            <w:tcW w:w="674" w:type="pct"/>
            <w:tcBorders>
              <w:top w:val="single" w:sz="4" w:space="0" w:color="auto"/>
              <w:bottom w:val="single" w:sz="4" w:space="0" w:color="auto"/>
            </w:tcBorders>
            <w:vAlign w:val="center"/>
          </w:tcPr>
          <w:p w14:paraId="172E9160" w14:textId="77777777" w:rsidR="00D92272" w:rsidRPr="00892376" w:rsidRDefault="00D92272" w:rsidP="00D92272">
            <w:pPr>
              <w:rPr>
                <w:rFonts w:ascii="Calibri" w:hAnsi="Calibri"/>
                <w:b/>
                <w:bCs/>
                <w:color w:val="000000"/>
              </w:rPr>
            </w:pPr>
            <w:r w:rsidRPr="00892376">
              <w:rPr>
                <w:rFonts w:ascii="Calibri" w:hAnsi="Calibri"/>
                <w:b/>
                <w:bCs/>
                <w:color w:val="000000"/>
              </w:rPr>
              <w:t>Management area</w:t>
            </w:r>
          </w:p>
        </w:tc>
        <w:tc>
          <w:tcPr>
            <w:tcW w:w="489" w:type="pct"/>
            <w:tcBorders>
              <w:top w:val="single" w:sz="4" w:space="0" w:color="auto"/>
              <w:bottom w:val="single" w:sz="4" w:space="0" w:color="auto"/>
            </w:tcBorders>
            <w:vAlign w:val="center"/>
          </w:tcPr>
          <w:p w14:paraId="708BDF39" w14:textId="77777777" w:rsidR="00D92272" w:rsidRPr="00892376" w:rsidRDefault="00D92272" w:rsidP="00D92272">
            <w:pPr>
              <w:rPr>
                <w:rFonts w:ascii="Calibri" w:hAnsi="Calibri"/>
                <w:b/>
                <w:bCs/>
                <w:color w:val="000000"/>
              </w:rPr>
            </w:pPr>
            <w:r w:rsidRPr="00892376">
              <w:rPr>
                <w:rFonts w:ascii="Calibri" w:hAnsi="Calibri"/>
                <w:b/>
                <w:bCs/>
                <w:color w:val="000000"/>
              </w:rPr>
              <w:t>Juveniles</w:t>
            </w:r>
          </w:p>
        </w:tc>
        <w:tc>
          <w:tcPr>
            <w:tcW w:w="523" w:type="pct"/>
            <w:tcBorders>
              <w:top w:val="single" w:sz="4" w:space="0" w:color="auto"/>
              <w:bottom w:val="single" w:sz="4" w:space="0" w:color="auto"/>
            </w:tcBorders>
          </w:tcPr>
          <w:p w14:paraId="40FF7542" w14:textId="77777777" w:rsidR="00493D11" w:rsidRPr="00892376" w:rsidRDefault="00493D11" w:rsidP="00D92272">
            <w:pPr>
              <w:rPr>
                <w:rFonts w:ascii="Calibri" w:hAnsi="Calibri"/>
                <w:b/>
                <w:bCs/>
                <w:color w:val="000000"/>
              </w:rPr>
            </w:pPr>
          </w:p>
          <w:p w14:paraId="23424004" w14:textId="77777777" w:rsidR="00D92272" w:rsidRPr="00892376" w:rsidRDefault="00D92272" w:rsidP="00D92272">
            <w:pPr>
              <w:rPr>
                <w:rFonts w:ascii="Calibri" w:hAnsi="Calibri"/>
                <w:b/>
                <w:bCs/>
                <w:color w:val="000000"/>
              </w:rPr>
            </w:pPr>
            <w:r w:rsidRPr="00892376">
              <w:rPr>
                <w:rFonts w:ascii="Calibri" w:hAnsi="Calibri"/>
                <w:b/>
                <w:bCs/>
                <w:color w:val="000000"/>
              </w:rPr>
              <w:t>Subadults</w:t>
            </w:r>
          </w:p>
        </w:tc>
        <w:tc>
          <w:tcPr>
            <w:tcW w:w="523" w:type="pct"/>
            <w:tcBorders>
              <w:top w:val="single" w:sz="4" w:space="0" w:color="auto"/>
              <w:bottom w:val="single" w:sz="4" w:space="0" w:color="auto"/>
            </w:tcBorders>
            <w:vAlign w:val="center"/>
          </w:tcPr>
          <w:p w14:paraId="3F9EA787" w14:textId="77777777" w:rsidR="00D92272" w:rsidRPr="00892376" w:rsidRDefault="00D92272" w:rsidP="00D92272">
            <w:pPr>
              <w:rPr>
                <w:rFonts w:ascii="Calibri" w:hAnsi="Calibri"/>
                <w:b/>
                <w:bCs/>
                <w:color w:val="000000"/>
              </w:rPr>
            </w:pPr>
            <w:r w:rsidRPr="00892376">
              <w:rPr>
                <w:rFonts w:ascii="Calibri" w:hAnsi="Calibri"/>
                <w:b/>
                <w:bCs/>
                <w:color w:val="000000"/>
              </w:rPr>
              <w:t>Subadults &lt;340 mm</w:t>
            </w:r>
          </w:p>
        </w:tc>
        <w:tc>
          <w:tcPr>
            <w:tcW w:w="523" w:type="pct"/>
            <w:tcBorders>
              <w:top w:val="single" w:sz="4" w:space="0" w:color="auto"/>
              <w:bottom w:val="single" w:sz="4" w:space="0" w:color="auto"/>
            </w:tcBorders>
            <w:vAlign w:val="center"/>
          </w:tcPr>
          <w:p w14:paraId="448DCA39" w14:textId="77777777" w:rsidR="00D92272" w:rsidRPr="00892376" w:rsidRDefault="00D92272" w:rsidP="00D92272">
            <w:pPr>
              <w:rPr>
                <w:rFonts w:ascii="Calibri" w:hAnsi="Calibri"/>
                <w:b/>
                <w:bCs/>
                <w:color w:val="000000"/>
              </w:rPr>
            </w:pPr>
            <w:r w:rsidRPr="00892376">
              <w:rPr>
                <w:rFonts w:ascii="Calibri" w:hAnsi="Calibri"/>
                <w:b/>
                <w:bCs/>
                <w:color w:val="000000"/>
              </w:rPr>
              <w:t>Subadults &gt;340 mm</w:t>
            </w:r>
          </w:p>
        </w:tc>
        <w:tc>
          <w:tcPr>
            <w:tcW w:w="523" w:type="pct"/>
            <w:tcBorders>
              <w:top w:val="single" w:sz="4" w:space="0" w:color="auto"/>
              <w:bottom w:val="single" w:sz="4" w:space="0" w:color="auto"/>
            </w:tcBorders>
            <w:vAlign w:val="center"/>
          </w:tcPr>
          <w:p w14:paraId="0E93C0EE" w14:textId="77777777" w:rsidR="00D92272" w:rsidRPr="00892376" w:rsidRDefault="00D92272" w:rsidP="00D92272">
            <w:pPr>
              <w:rPr>
                <w:rFonts w:ascii="Calibri" w:hAnsi="Calibri"/>
                <w:b/>
                <w:bCs/>
                <w:color w:val="000000"/>
              </w:rPr>
            </w:pPr>
            <w:r w:rsidRPr="00892376">
              <w:rPr>
                <w:rFonts w:ascii="Calibri" w:hAnsi="Calibri"/>
                <w:b/>
                <w:bCs/>
                <w:color w:val="000000"/>
              </w:rPr>
              <w:t>Subadults no length data</w:t>
            </w:r>
          </w:p>
        </w:tc>
        <w:tc>
          <w:tcPr>
            <w:tcW w:w="696" w:type="pct"/>
            <w:tcBorders>
              <w:top w:val="single" w:sz="4" w:space="0" w:color="auto"/>
              <w:bottom w:val="single" w:sz="4" w:space="0" w:color="auto"/>
            </w:tcBorders>
            <w:vAlign w:val="center"/>
          </w:tcPr>
          <w:p w14:paraId="555D243B" w14:textId="77777777" w:rsidR="00D92272" w:rsidRPr="00892376" w:rsidRDefault="00D92272" w:rsidP="00D92272">
            <w:pPr>
              <w:rPr>
                <w:rFonts w:ascii="Calibri" w:hAnsi="Calibri"/>
                <w:b/>
                <w:bCs/>
                <w:color w:val="000000"/>
              </w:rPr>
            </w:pPr>
            <w:r w:rsidRPr="00892376">
              <w:rPr>
                <w:rFonts w:ascii="Calibri" w:hAnsi="Calibri"/>
                <w:b/>
                <w:bCs/>
                <w:color w:val="000000"/>
              </w:rPr>
              <w:t>Juvenile average length (mm)</w:t>
            </w:r>
          </w:p>
        </w:tc>
        <w:tc>
          <w:tcPr>
            <w:tcW w:w="707" w:type="pct"/>
            <w:tcBorders>
              <w:top w:val="single" w:sz="4" w:space="0" w:color="auto"/>
              <w:bottom w:val="single" w:sz="4" w:space="0" w:color="auto"/>
            </w:tcBorders>
            <w:vAlign w:val="center"/>
          </w:tcPr>
          <w:p w14:paraId="7143C6FE" w14:textId="77777777" w:rsidR="00D92272" w:rsidRPr="00892376" w:rsidRDefault="00D92272" w:rsidP="00D92272">
            <w:pPr>
              <w:rPr>
                <w:rFonts w:ascii="Calibri" w:hAnsi="Calibri"/>
                <w:b/>
                <w:bCs/>
                <w:color w:val="000000"/>
              </w:rPr>
            </w:pPr>
            <w:r w:rsidRPr="00892376">
              <w:rPr>
                <w:rFonts w:ascii="Calibri" w:hAnsi="Calibri"/>
                <w:b/>
                <w:bCs/>
                <w:color w:val="000000"/>
              </w:rPr>
              <w:t>Subadult average length (mm)</w:t>
            </w:r>
          </w:p>
        </w:tc>
      </w:tr>
      <w:tr w:rsidR="00D92272" w:rsidRPr="00892376" w14:paraId="224C6D22" w14:textId="77777777" w:rsidTr="00493D11">
        <w:trPr>
          <w:trHeight w:val="315"/>
        </w:trPr>
        <w:tc>
          <w:tcPr>
            <w:tcW w:w="342" w:type="pct"/>
            <w:tcBorders>
              <w:top w:val="single" w:sz="4" w:space="0" w:color="auto"/>
            </w:tcBorders>
            <w:vAlign w:val="center"/>
          </w:tcPr>
          <w:p w14:paraId="423CA265" w14:textId="77777777" w:rsidR="00D92272" w:rsidRPr="00892376" w:rsidRDefault="00D92272" w:rsidP="00D92272">
            <w:pPr>
              <w:rPr>
                <w:rFonts w:ascii="Calibri" w:hAnsi="Calibri"/>
                <w:color w:val="000000"/>
              </w:rPr>
            </w:pPr>
            <w:r w:rsidRPr="00892376">
              <w:rPr>
                <w:rFonts w:ascii="Calibri" w:hAnsi="Calibri"/>
                <w:color w:val="000000"/>
              </w:rPr>
              <w:t>2012</w:t>
            </w:r>
            <w:bookmarkStart w:id="9" w:name="_Ref467142133"/>
            <w:r w:rsidR="00493D11" w:rsidRPr="00892376">
              <w:rPr>
                <w:rStyle w:val="FootnoteReference"/>
                <w:rFonts w:ascii="Calibri" w:hAnsi="Calibri"/>
                <w:color w:val="000000"/>
              </w:rPr>
              <w:footnoteReference w:id="8"/>
            </w:r>
            <w:bookmarkEnd w:id="9"/>
          </w:p>
        </w:tc>
        <w:tc>
          <w:tcPr>
            <w:tcW w:w="674" w:type="pct"/>
            <w:tcBorders>
              <w:top w:val="single" w:sz="4" w:space="0" w:color="auto"/>
            </w:tcBorders>
            <w:vAlign w:val="center"/>
          </w:tcPr>
          <w:p w14:paraId="2B2EDA81" w14:textId="77777777" w:rsidR="00D92272" w:rsidRPr="00892376" w:rsidRDefault="00D92272" w:rsidP="00D92272">
            <w:pPr>
              <w:rPr>
                <w:rFonts w:ascii="Calibri" w:hAnsi="Calibri"/>
                <w:color w:val="000000"/>
              </w:rPr>
            </w:pPr>
            <w:r w:rsidRPr="00892376">
              <w:rPr>
                <w:rFonts w:ascii="Calibri" w:hAnsi="Calibri"/>
                <w:color w:val="000000"/>
              </w:rPr>
              <w:t>CSEO</w:t>
            </w:r>
          </w:p>
        </w:tc>
        <w:tc>
          <w:tcPr>
            <w:tcW w:w="489" w:type="pct"/>
            <w:tcBorders>
              <w:top w:val="single" w:sz="4" w:space="0" w:color="auto"/>
            </w:tcBorders>
            <w:vAlign w:val="center"/>
          </w:tcPr>
          <w:p w14:paraId="3F814A39" w14:textId="77777777" w:rsidR="00D92272" w:rsidRPr="00892376" w:rsidRDefault="00D92272" w:rsidP="00D92272">
            <w:pPr>
              <w:rPr>
                <w:rFonts w:ascii="Calibri" w:hAnsi="Calibri"/>
                <w:color w:val="000000"/>
              </w:rPr>
            </w:pPr>
            <w:r w:rsidRPr="00892376">
              <w:rPr>
                <w:rFonts w:ascii="Calibri" w:hAnsi="Calibri"/>
                <w:color w:val="000000"/>
              </w:rPr>
              <w:t>30</w:t>
            </w:r>
          </w:p>
        </w:tc>
        <w:tc>
          <w:tcPr>
            <w:tcW w:w="523" w:type="pct"/>
            <w:tcBorders>
              <w:top w:val="single" w:sz="4" w:space="0" w:color="auto"/>
            </w:tcBorders>
            <w:vAlign w:val="center"/>
          </w:tcPr>
          <w:p w14:paraId="5E0951DC" w14:textId="77777777" w:rsidR="00D92272" w:rsidRPr="00892376" w:rsidRDefault="00D92272" w:rsidP="00D92272">
            <w:pPr>
              <w:rPr>
                <w:rFonts w:ascii="Calibri" w:hAnsi="Calibri"/>
                <w:color w:val="000000"/>
              </w:rPr>
            </w:pPr>
            <w:r w:rsidRPr="00892376">
              <w:rPr>
                <w:rFonts w:ascii="Calibri" w:hAnsi="Calibri"/>
                <w:color w:val="000000"/>
              </w:rPr>
              <w:t>13</w:t>
            </w:r>
          </w:p>
        </w:tc>
        <w:tc>
          <w:tcPr>
            <w:tcW w:w="523" w:type="pct"/>
            <w:tcBorders>
              <w:top w:val="single" w:sz="4" w:space="0" w:color="auto"/>
            </w:tcBorders>
            <w:vAlign w:val="center"/>
          </w:tcPr>
          <w:p w14:paraId="26964701" w14:textId="77777777" w:rsidR="00D92272" w:rsidRPr="00892376" w:rsidRDefault="00D92272" w:rsidP="00D92272">
            <w:pPr>
              <w:rPr>
                <w:rFonts w:ascii="Calibri" w:hAnsi="Calibri"/>
                <w:color w:val="000000"/>
              </w:rPr>
            </w:pPr>
            <w:r w:rsidRPr="00892376">
              <w:rPr>
                <w:rFonts w:ascii="Calibri" w:hAnsi="Calibri"/>
                <w:color w:val="000000"/>
              </w:rPr>
              <w:t>7</w:t>
            </w:r>
          </w:p>
        </w:tc>
        <w:tc>
          <w:tcPr>
            <w:tcW w:w="523" w:type="pct"/>
            <w:tcBorders>
              <w:top w:val="single" w:sz="4" w:space="0" w:color="auto"/>
            </w:tcBorders>
            <w:vAlign w:val="center"/>
          </w:tcPr>
          <w:p w14:paraId="6E2EC249" w14:textId="77777777" w:rsidR="00D92272" w:rsidRPr="00892376" w:rsidRDefault="00D92272" w:rsidP="00D92272">
            <w:pPr>
              <w:rPr>
                <w:rFonts w:ascii="Calibri" w:hAnsi="Calibri"/>
                <w:color w:val="000000"/>
              </w:rPr>
            </w:pPr>
            <w:r w:rsidRPr="00892376">
              <w:rPr>
                <w:rFonts w:ascii="Calibri" w:hAnsi="Calibri"/>
                <w:color w:val="000000"/>
              </w:rPr>
              <w:t>5</w:t>
            </w:r>
          </w:p>
        </w:tc>
        <w:tc>
          <w:tcPr>
            <w:tcW w:w="523" w:type="pct"/>
            <w:tcBorders>
              <w:top w:val="single" w:sz="4" w:space="0" w:color="auto"/>
            </w:tcBorders>
            <w:vAlign w:val="center"/>
          </w:tcPr>
          <w:p w14:paraId="12E04AF5" w14:textId="77777777" w:rsidR="00D92272" w:rsidRPr="00892376" w:rsidRDefault="00D92272" w:rsidP="00D92272">
            <w:pPr>
              <w:rPr>
                <w:rFonts w:ascii="Calibri" w:hAnsi="Calibri"/>
                <w:color w:val="000000"/>
              </w:rPr>
            </w:pPr>
            <w:r w:rsidRPr="00892376">
              <w:rPr>
                <w:rFonts w:ascii="Calibri" w:hAnsi="Calibri"/>
                <w:color w:val="000000"/>
              </w:rPr>
              <w:t>1</w:t>
            </w:r>
          </w:p>
        </w:tc>
        <w:tc>
          <w:tcPr>
            <w:tcW w:w="696" w:type="pct"/>
            <w:tcBorders>
              <w:top w:val="single" w:sz="4" w:space="0" w:color="auto"/>
            </w:tcBorders>
            <w:vAlign w:val="center"/>
          </w:tcPr>
          <w:p w14:paraId="41A843CA" w14:textId="77777777" w:rsidR="00D92272" w:rsidRPr="00892376" w:rsidRDefault="00D92272" w:rsidP="00D92272">
            <w:pPr>
              <w:rPr>
                <w:rFonts w:ascii="Calibri" w:hAnsi="Calibri"/>
                <w:color w:val="000000"/>
              </w:rPr>
            </w:pPr>
            <w:r w:rsidRPr="00892376">
              <w:rPr>
                <w:rFonts w:ascii="Calibri" w:hAnsi="Calibri"/>
                <w:color w:val="000000"/>
              </w:rPr>
              <w:t>249</w:t>
            </w:r>
          </w:p>
        </w:tc>
        <w:tc>
          <w:tcPr>
            <w:tcW w:w="707" w:type="pct"/>
            <w:tcBorders>
              <w:top w:val="single" w:sz="4" w:space="0" w:color="auto"/>
            </w:tcBorders>
            <w:vAlign w:val="center"/>
          </w:tcPr>
          <w:p w14:paraId="6F3D6B5B" w14:textId="77777777" w:rsidR="00D92272" w:rsidRPr="00892376" w:rsidRDefault="00D92272" w:rsidP="00D92272">
            <w:pPr>
              <w:rPr>
                <w:rFonts w:ascii="Calibri" w:hAnsi="Calibri"/>
                <w:color w:val="000000"/>
              </w:rPr>
            </w:pPr>
            <w:r w:rsidRPr="00892376">
              <w:rPr>
                <w:rFonts w:ascii="Calibri" w:hAnsi="Calibri"/>
                <w:color w:val="000000"/>
              </w:rPr>
              <w:t>339</w:t>
            </w:r>
          </w:p>
        </w:tc>
      </w:tr>
      <w:tr w:rsidR="00D92272" w:rsidRPr="00892376" w14:paraId="2E075BD3" w14:textId="77777777" w:rsidTr="00493D11">
        <w:trPr>
          <w:trHeight w:val="315"/>
        </w:trPr>
        <w:tc>
          <w:tcPr>
            <w:tcW w:w="342" w:type="pct"/>
            <w:vAlign w:val="center"/>
          </w:tcPr>
          <w:p w14:paraId="69037A8E" w14:textId="77777777" w:rsidR="00D92272" w:rsidRPr="00892376" w:rsidRDefault="00D92272" w:rsidP="00493D11">
            <w:pPr>
              <w:rPr>
                <w:rFonts w:ascii="Calibri" w:hAnsi="Calibri"/>
                <w:color w:val="000000"/>
              </w:rPr>
            </w:pPr>
            <w:r w:rsidRPr="00892376">
              <w:rPr>
                <w:rFonts w:ascii="Calibri" w:hAnsi="Calibri"/>
                <w:color w:val="000000"/>
              </w:rPr>
              <w:t>2013</w:t>
            </w:r>
            <w:r w:rsidR="00493D11" w:rsidRPr="00892376">
              <w:rPr>
                <w:rStyle w:val="FootnoteReference"/>
              </w:rPr>
              <w:fldChar w:fldCharType="begin"/>
            </w:r>
            <w:r w:rsidR="00493D11" w:rsidRPr="00892376">
              <w:rPr>
                <w:rStyle w:val="FootnoteReference"/>
              </w:rPr>
              <w:instrText xml:space="preserve"> NOTEREF _Ref467142133 \h  \* MERGEFORMAT </w:instrText>
            </w:r>
            <w:r w:rsidR="00493D11" w:rsidRPr="00892376">
              <w:rPr>
                <w:rStyle w:val="FootnoteReference"/>
              </w:rPr>
            </w:r>
            <w:r w:rsidR="00493D11" w:rsidRPr="00892376">
              <w:rPr>
                <w:rStyle w:val="FootnoteReference"/>
              </w:rPr>
              <w:fldChar w:fldCharType="separate"/>
            </w:r>
            <w:r w:rsidR="00493D11" w:rsidRPr="00892376">
              <w:rPr>
                <w:rStyle w:val="FootnoteReference"/>
              </w:rPr>
              <w:t>6</w:t>
            </w:r>
            <w:r w:rsidR="00493D11" w:rsidRPr="00892376">
              <w:rPr>
                <w:rStyle w:val="FootnoteReference"/>
              </w:rPr>
              <w:fldChar w:fldCharType="end"/>
            </w:r>
          </w:p>
        </w:tc>
        <w:tc>
          <w:tcPr>
            <w:tcW w:w="674" w:type="pct"/>
            <w:vAlign w:val="center"/>
          </w:tcPr>
          <w:p w14:paraId="4581852F" w14:textId="77777777" w:rsidR="00D92272" w:rsidRPr="00892376" w:rsidRDefault="00D92272" w:rsidP="00D92272">
            <w:pPr>
              <w:rPr>
                <w:rFonts w:ascii="Calibri" w:hAnsi="Calibri"/>
                <w:color w:val="000000"/>
              </w:rPr>
            </w:pPr>
            <w:r w:rsidRPr="00892376">
              <w:rPr>
                <w:rFonts w:ascii="Calibri" w:hAnsi="Calibri"/>
                <w:color w:val="000000"/>
              </w:rPr>
              <w:t>SSEO</w:t>
            </w:r>
          </w:p>
        </w:tc>
        <w:tc>
          <w:tcPr>
            <w:tcW w:w="489" w:type="pct"/>
            <w:vAlign w:val="center"/>
          </w:tcPr>
          <w:p w14:paraId="14DF2F9F" w14:textId="77777777" w:rsidR="00D92272" w:rsidRPr="00892376" w:rsidRDefault="00D92272" w:rsidP="00D92272">
            <w:pPr>
              <w:rPr>
                <w:rFonts w:ascii="Calibri" w:hAnsi="Calibri"/>
                <w:color w:val="000000"/>
              </w:rPr>
            </w:pPr>
            <w:r w:rsidRPr="00892376">
              <w:rPr>
                <w:rFonts w:ascii="Calibri" w:hAnsi="Calibri"/>
                <w:color w:val="000000"/>
              </w:rPr>
              <w:t>10</w:t>
            </w:r>
          </w:p>
        </w:tc>
        <w:tc>
          <w:tcPr>
            <w:tcW w:w="523" w:type="pct"/>
            <w:vAlign w:val="center"/>
          </w:tcPr>
          <w:p w14:paraId="5132AE8B" w14:textId="77777777" w:rsidR="00D92272" w:rsidRPr="00892376" w:rsidRDefault="00D92272" w:rsidP="00D92272">
            <w:pPr>
              <w:rPr>
                <w:rFonts w:ascii="Calibri" w:hAnsi="Calibri"/>
                <w:color w:val="000000"/>
              </w:rPr>
            </w:pPr>
            <w:r w:rsidRPr="00892376">
              <w:rPr>
                <w:rFonts w:ascii="Calibri" w:hAnsi="Calibri"/>
                <w:color w:val="000000"/>
              </w:rPr>
              <w:t>25</w:t>
            </w:r>
          </w:p>
        </w:tc>
        <w:tc>
          <w:tcPr>
            <w:tcW w:w="523" w:type="pct"/>
            <w:vAlign w:val="center"/>
          </w:tcPr>
          <w:p w14:paraId="205EE4C9" w14:textId="77777777" w:rsidR="00D92272" w:rsidRPr="00892376" w:rsidRDefault="00D92272" w:rsidP="00D92272">
            <w:pPr>
              <w:rPr>
                <w:rFonts w:ascii="Calibri" w:hAnsi="Calibri"/>
                <w:color w:val="000000"/>
              </w:rPr>
            </w:pPr>
            <w:r w:rsidRPr="00892376">
              <w:rPr>
                <w:rFonts w:ascii="Calibri" w:hAnsi="Calibri"/>
                <w:color w:val="000000"/>
              </w:rPr>
              <w:t>0</w:t>
            </w:r>
          </w:p>
        </w:tc>
        <w:tc>
          <w:tcPr>
            <w:tcW w:w="523" w:type="pct"/>
            <w:vAlign w:val="center"/>
          </w:tcPr>
          <w:p w14:paraId="737BC823" w14:textId="77777777" w:rsidR="00D92272" w:rsidRPr="00892376" w:rsidRDefault="00D92272" w:rsidP="00D92272">
            <w:pPr>
              <w:rPr>
                <w:rFonts w:ascii="Calibri" w:hAnsi="Calibri"/>
                <w:color w:val="000000"/>
              </w:rPr>
            </w:pPr>
            <w:r w:rsidRPr="00892376">
              <w:rPr>
                <w:rFonts w:ascii="Calibri" w:hAnsi="Calibri"/>
                <w:color w:val="000000"/>
              </w:rPr>
              <w:t>8</w:t>
            </w:r>
          </w:p>
        </w:tc>
        <w:tc>
          <w:tcPr>
            <w:tcW w:w="523" w:type="pct"/>
            <w:vAlign w:val="center"/>
          </w:tcPr>
          <w:p w14:paraId="6EB9CDBD" w14:textId="77777777" w:rsidR="00D92272" w:rsidRPr="00892376" w:rsidRDefault="00D92272" w:rsidP="00D92272">
            <w:pPr>
              <w:rPr>
                <w:rFonts w:ascii="Calibri" w:hAnsi="Calibri"/>
                <w:color w:val="000000"/>
              </w:rPr>
            </w:pPr>
            <w:r w:rsidRPr="00892376">
              <w:rPr>
                <w:rFonts w:ascii="Calibri" w:hAnsi="Calibri"/>
                <w:color w:val="000000"/>
              </w:rPr>
              <w:t>17</w:t>
            </w:r>
          </w:p>
        </w:tc>
        <w:tc>
          <w:tcPr>
            <w:tcW w:w="696" w:type="pct"/>
            <w:vAlign w:val="center"/>
          </w:tcPr>
          <w:p w14:paraId="6916C292" w14:textId="77777777" w:rsidR="00D92272" w:rsidRPr="00892376" w:rsidRDefault="00D92272" w:rsidP="00D92272">
            <w:pPr>
              <w:rPr>
                <w:rFonts w:ascii="Calibri" w:hAnsi="Calibri"/>
                <w:color w:val="000000"/>
              </w:rPr>
            </w:pPr>
            <w:r w:rsidRPr="00892376">
              <w:rPr>
                <w:rFonts w:ascii="Calibri" w:hAnsi="Calibri"/>
                <w:color w:val="000000"/>
              </w:rPr>
              <w:t>225</w:t>
            </w:r>
          </w:p>
        </w:tc>
        <w:tc>
          <w:tcPr>
            <w:tcW w:w="707" w:type="pct"/>
            <w:vAlign w:val="center"/>
          </w:tcPr>
          <w:p w14:paraId="29333F12" w14:textId="77777777" w:rsidR="00D92272" w:rsidRPr="00892376" w:rsidRDefault="00D92272" w:rsidP="00D92272">
            <w:pPr>
              <w:rPr>
                <w:rFonts w:ascii="Calibri" w:hAnsi="Calibri"/>
                <w:color w:val="000000"/>
              </w:rPr>
            </w:pPr>
            <w:r w:rsidRPr="00892376">
              <w:rPr>
                <w:rFonts w:ascii="Calibri" w:hAnsi="Calibri"/>
                <w:color w:val="000000"/>
              </w:rPr>
              <w:t>467</w:t>
            </w:r>
          </w:p>
        </w:tc>
      </w:tr>
      <w:tr w:rsidR="00D92272" w:rsidRPr="00892376" w14:paraId="4DA74E05" w14:textId="77777777" w:rsidTr="00493D11">
        <w:trPr>
          <w:trHeight w:val="315"/>
        </w:trPr>
        <w:tc>
          <w:tcPr>
            <w:tcW w:w="342" w:type="pct"/>
            <w:vAlign w:val="center"/>
          </w:tcPr>
          <w:p w14:paraId="6B5A6FA9" w14:textId="77777777" w:rsidR="00D92272" w:rsidRPr="00892376" w:rsidRDefault="00D92272" w:rsidP="00D92272">
            <w:pPr>
              <w:rPr>
                <w:rFonts w:ascii="Calibri" w:hAnsi="Calibri"/>
                <w:color w:val="000000"/>
              </w:rPr>
            </w:pPr>
            <w:r w:rsidRPr="00892376">
              <w:rPr>
                <w:rFonts w:ascii="Calibri" w:hAnsi="Calibri"/>
                <w:color w:val="000000"/>
              </w:rPr>
              <w:t>2015</w:t>
            </w:r>
          </w:p>
        </w:tc>
        <w:tc>
          <w:tcPr>
            <w:tcW w:w="674" w:type="pct"/>
            <w:vAlign w:val="center"/>
          </w:tcPr>
          <w:p w14:paraId="077AA793" w14:textId="77777777" w:rsidR="00D92272" w:rsidRPr="00892376" w:rsidRDefault="00D92272" w:rsidP="00D92272">
            <w:pPr>
              <w:rPr>
                <w:rFonts w:ascii="Calibri" w:hAnsi="Calibri"/>
                <w:color w:val="000000"/>
              </w:rPr>
            </w:pPr>
            <w:r w:rsidRPr="00892376">
              <w:rPr>
                <w:rFonts w:ascii="Calibri" w:hAnsi="Calibri"/>
                <w:color w:val="000000"/>
              </w:rPr>
              <w:t>EYKT</w:t>
            </w:r>
          </w:p>
        </w:tc>
        <w:tc>
          <w:tcPr>
            <w:tcW w:w="489" w:type="pct"/>
            <w:vAlign w:val="center"/>
          </w:tcPr>
          <w:p w14:paraId="077B6B94" w14:textId="77777777" w:rsidR="00D92272" w:rsidRPr="00892376" w:rsidRDefault="00D92272" w:rsidP="00D92272">
            <w:pPr>
              <w:rPr>
                <w:rFonts w:ascii="Calibri" w:hAnsi="Calibri"/>
                <w:color w:val="000000"/>
              </w:rPr>
            </w:pPr>
            <w:r w:rsidRPr="00892376">
              <w:rPr>
                <w:rFonts w:ascii="Calibri" w:hAnsi="Calibri"/>
                <w:color w:val="000000"/>
              </w:rPr>
              <w:t>61</w:t>
            </w:r>
          </w:p>
        </w:tc>
        <w:tc>
          <w:tcPr>
            <w:tcW w:w="523" w:type="pct"/>
            <w:vAlign w:val="center"/>
          </w:tcPr>
          <w:p w14:paraId="24DAB095" w14:textId="77777777" w:rsidR="00D92272" w:rsidRPr="00892376" w:rsidRDefault="00D92272" w:rsidP="00D92272">
            <w:pPr>
              <w:rPr>
                <w:rFonts w:ascii="Calibri" w:hAnsi="Calibri"/>
                <w:color w:val="000000"/>
              </w:rPr>
            </w:pPr>
            <w:r w:rsidRPr="00892376">
              <w:rPr>
                <w:rFonts w:ascii="Calibri" w:hAnsi="Calibri"/>
                <w:color w:val="000000"/>
              </w:rPr>
              <w:t>15</w:t>
            </w:r>
          </w:p>
        </w:tc>
        <w:tc>
          <w:tcPr>
            <w:tcW w:w="523" w:type="pct"/>
            <w:vAlign w:val="center"/>
          </w:tcPr>
          <w:p w14:paraId="74B51739" w14:textId="77777777" w:rsidR="00D92272" w:rsidRPr="00892376" w:rsidRDefault="00D92272" w:rsidP="00D92272">
            <w:pPr>
              <w:rPr>
                <w:rFonts w:ascii="Calibri" w:hAnsi="Calibri"/>
                <w:color w:val="000000"/>
              </w:rPr>
            </w:pPr>
            <w:r w:rsidRPr="00892376">
              <w:rPr>
                <w:rFonts w:ascii="Calibri" w:hAnsi="Calibri"/>
                <w:color w:val="000000"/>
              </w:rPr>
              <w:t>4</w:t>
            </w:r>
          </w:p>
        </w:tc>
        <w:tc>
          <w:tcPr>
            <w:tcW w:w="523" w:type="pct"/>
            <w:vAlign w:val="center"/>
          </w:tcPr>
          <w:p w14:paraId="6248D067" w14:textId="77777777" w:rsidR="00D92272" w:rsidRPr="00892376" w:rsidRDefault="00D92272" w:rsidP="00D92272">
            <w:pPr>
              <w:rPr>
                <w:rFonts w:ascii="Calibri" w:hAnsi="Calibri"/>
                <w:color w:val="000000"/>
              </w:rPr>
            </w:pPr>
            <w:r w:rsidRPr="00892376">
              <w:rPr>
                <w:rFonts w:ascii="Calibri" w:hAnsi="Calibri"/>
                <w:color w:val="000000"/>
              </w:rPr>
              <w:t>9</w:t>
            </w:r>
          </w:p>
        </w:tc>
        <w:tc>
          <w:tcPr>
            <w:tcW w:w="523" w:type="pct"/>
            <w:vAlign w:val="center"/>
          </w:tcPr>
          <w:p w14:paraId="1E6FF26F" w14:textId="77777777" w:rsidR="00D92272" w:rsidRPr="00892376" w:rsidRDefault="00D92272" w:rsidP="00D92272">
            <w:pPr>
              <w:rPr>
                <w:rFonts w:ascii="Calibri" w:hAnsi="Calibri"/>
                <w:color w:val="000000"/>
              </w:rPr>
            </w:pPr>
            <w:r w:rsidRPr="00892376">
              <w:rPr>
                <w:rFonts w:ascii="Calibri" w:hAnsi="Calibri"/>
                <w:color w:val="000000"/>
              </w:rPr>
              <w:t>2</w:t>
            </w:r>
          </w:p>
        </w:tc>
        <w:tc>
          <w:tcPr>
            <w:tcW w:w="696" w:type="pct"/>
            <w:vAlign w:val="center"/>
          </w:tcPr>
          <w:p w14:paraId="47B45F32" w14:textId="77777777" w:rsidR="00D92272" w:rsidRPr="00892376" w:rsidRDefault="00D92272" w:rsidP="00D92272">
            <w:pPr>
              <w:rPr>
                <w:rFonts w:ascii="Calibri" w:hAnsi="Calibri"/>
                <w:color w:val="000000"/>
              </w:rPr>
            </w:pPr>
            <w:r w:rsidRPr="00892376">
              <w:rPr>
                <w:rFonts w:ascii="Calibri" w:hAnsi="Calibri"/>
                <w:color w:val="000000"/>
              </w:rPr>
              <w:t>242</w:t>
            </w:r>
          </w:p>
        </w:tc>
        <w:tc>
          <w:tcPr>
            <w:tcW w:w="707" w:type="pct"/>
            <w:vAlign w:val="center"/>
          </w:tcPr>
          <w:p w14:paraId="6DB4D6F4" w14:textId="77777777" w:rsidR="00D92272" w:rsidRPr="00892376" w:rsidRDefault="00D92272" w:rsidP="00D92272">
            <w:pPr>
              <w:rPr>
                <w:rFonts w:ascii="Calibri" w:hAnsi="Calibri"/>
                <w:color w:val="000000"/>
              </w:rPr>
            </w:pPr>
            <w:r w:rsidRPr="00892376">
              <w:rPr>
                <w:rFonts w:ascii="Calibri" w:hAnsi="Calibri"/>
                <w:color w:val="000000"/>
              </w:rPr>
              <w:t>383</w:t>
            </w:r>
          </w:p>
        </w:tc>
      </w:tr>
      <w:tr w:rsidR="00D92272" w:rsidRPr="00892376" w14:paraId="0403E0D0" w14:textId="77777777" w:rsidTr="00493D11">
        <w:trPr>
          <w:trHeight w:val="114"/>
        </w:trPr>
        <w:tc>
          <w:tcPr>
            <w:tcW w:w="342" w:type="pct"/>
            <w:vAlign w:val="center"/>
          </w:tcPr>
          <w:p w14:paraId="2668E791" w14:textId="77777777" w:rsidR="00D92272" w:rsidRPr="00892376" w:rsidRDefault="00D92272" w:rsidP="00D92272">
            <w:pPr>
              <w:rPr>
                <w:rFonts w:ascii="Calibri" w:hAnsi="Calibri"/>
                <w:color w:val="000000"/>
              </w:rPr>
            </w:pPr>
            <w:r w:rsidRPr="00892376">
              <w:rPr>
                <w:rFonts w:ascii="Calibri" w:hAnsi="Calibri"/>
                <w:color w:val="000000"/>
              </w:rPr>
              <w:t>2016</w:t>
            </w:r>
          </w:p>
        </w:tc>
        <w:tc>
          <w:tcPr>
            <w:tcW w:w="674" w:type="pct"/>
            <w:vAlign w:val="center"/>
          </w:tcPr>
          <w:p w14:paraId="21885FAC" w14:textId="77777777" w:rsidR="00D92272" w:rsidRPr="00892376" w:rsidRDefault="00D92272" w:rsidP="00D92272">
            <w:pPr>
              <w:rPr>
                <w:rFonts w:ascii="Calibri" w:hAnsi="Calibri"/>
                <w:color w:val="000000"/>
              </w:rPr>
            </w:pPr>
            <w:r w:rsidRPr="00892376">
              <w:rPr>
                <w:rFonts w:ascii="Calibri" w:hAnsi="Calibri"/>
                <w:color w:val="000000"/>
              </w:rPr>
              <w:t>NSEO</w:t>
            </w:r>
          </w:p>
        </w:tc>
        <w:tc>
          <w:tcPr>
            <w:tcW w:w="489" w:type="pct"/>
            <w:vAlign w:val="center"/>
          </w:tcPr>
          <w:p w14:paraId="07CB1398" w14:textId="77777777" w:rsidR="00D92272" w:rsidRPr="00892376" w:rsidRDefault="00D92272" w:rsidP="00D92272">
            <w:pPr>
              <w:rPr>
                <w:rFonts w:ascii="Calibri" w:hAnsi="Calibri"/>
                <w:color w:val="000000"/>
              </w:rPr>
            </w:pPr>
            <w:r w:rsidRPr="00892376">
              <w:rPr>
                <w:rFonts w:ascii="Calibri" w:hAnsi="Calibri"/>
                <w:color w:val="000000"/>
              </w:rPr>
              <w:t>86</w:t>
            </w:r>
          </w:p>
        </w:tc>
        <w:tc>
          <w:tcPr>
            <w:tcW w:w="523" w:type="pct"/>
            <w:vAlign w:val="center"/>
          </w:tcPr>
          <w:p w14:paraId="14BB53FC" w14:textId="77777777" w:rsidR="00D92272" w:rsidRPr="00892376" w:rsidRDefault="00F473E1" w:rsidP="00D92272">
            <w:pPr>
              <w:rPr>
                <w:rFonts w:ascii="Calibri" w:hAnsi="Calibri"/>
                <w:color w:val="000000"/>
              </w:rPr>
            </w:pPr>
            <w:r w:rsidRPr="00892376">
              <w:rPr>
                <w:rFonts w:ascii="Calibri" w:hAnsi="Calibri"/>
                <w:color w:val="000000"/>
              </w:rPr>
              <w:t>51</w:t>
            </w:r>
          </w:p>
        </w:tc>
        <w:tc>
          <w:tcPr>
            <w:tcW w:w="523" w:type="pct"/>
            <w:vAlign w:val="center"/>
          </w:tcPr>
          <w:p w14:paraId="7191B300" w14:textId="77777777" w:rsidR="00D92272" w:rsidRPr="00892376" w:rsidRDefault="00D92272" w:rsidP="00D92272">
            <w:pPr>
              <w:rPr>
                <w:rFonts w:ascii="Calibri" w:hAnsi="Calibri"/>
                <w:color w:val="000000"/>
              </w:rPr>
            </w:pPr>
            <w:r w:rsidRPr="00892376">
              <w:rPr>
                <w:rFonts w:ascii="Calibri" w:hAnsi="Calibri"/>
                <w:color w:val="000000"/>
              </w:rPr>
              <w:t>30</w:t>
            </w:r>
          </w:p>
        </w:tc>
        <w:tc>
          <w:tcPr>
            <w:tcW w:w="523" w:type="pct"/>
            <w:vAlign w:val="center"/>
          </w:tcPr>
          <w:p w14:paraId="7D8CF9A3" w14:textId="77777777" w:rsidR="00D92272" w:rsidRPr="00892376" w:rsidRDefault="00D92272" w:rsidP="00D92272">
            <w:pPr>
              <w:rPr>
                <w:rFonts w:ascii="Calibri" w:hAnsi="Calibri"/>
                <w:color w:val="000000"/>
              </w:rPr>
            </w:pPr>
            <w:r w:rsidRPr="00892376">
              <w:rPr>
                <w:rFonts w:ascii="Calibri" w:hAnsi="Calibri"/>
                <w:color w:val="000000"/>
              </w:rPr>
              <w:t>6</w:t>
            </w:r>
          </w:p>
        </w:tc>
        <w:tc>
          <w:tcPr>
            <w:tcW w:w="523" w:type="pct"/>
            <w:vAlign w:val="center"/>
          </w:tcPr>
          <w:p w14:paraId="2451DF1F" w14:textId="77777777" w:rsidR="00D92272" w:rsidRPr="00892376" w:rsidRDefault="00F473E1" w:rsidP="00D92272">
            <w:pPr>
              <w:rPr>
                <w:rFonts w:ascii="Calibri" w:hAnsi="Calibri"/>
                <w:color w:val="000000"/>
              </w:rPr>
            </w:pPr>
            <w:r w:rsidRPr="00892376">
              <w:rPr>
                <w:rFonts w:ascii="Calibri" w:hAnsi="Calibri"/>
                <w:color w:val="000000"/>
              </w:rPr>
              <w:t>15</w:t>
            </w:r>
          </w:p>
        </w:tc>
        <w:tc>
          <w:tcPr>
            <w:tcW w:w="696" w:type="pct"/>
            <w:vAlign w:val="center"/>
          </w:tcPr>
          <w:p w14:paraId="73E97A4E" w14:textId="77777777" w:rsidR="00D92272" w:rsidRPr="00892376" w:rsidRDefault="00D92272" w:rsidP="00D92272">
            <w:pPr>
              <w:rPr>
                <w:rFonts w:ascii="Calibri" w:hAnsi="Calibri"/>
                <w:color w:val="000000"/>
              </w:rPr>
            </w:pPr>
            <w:r w:rsidRPr="00892376">
              <w:rPr>
                <w:rFonts w:ascii="Calibri" w:hAnsi="Calibri"/>
                <w:color w:val="000000"/>
              </w:rPr>
              <w:t>197</w:t>
            </w:r>
          </w:p>
        </w:tc>
        <w:tc>
          <w:tcPr>
            <w:tcW w:w="707" w:type="pct"/>
            <w:vAlign w:val="center"/>
          </w:tcPr>
          <w:p w14:paraId="5F05FE91" w14:textId="77777777" w:rsidR="00D92272" w:rsidRPr="00892376" w:rsidRDefault="00D92272" w:rsidP="00D92272">
            <w:pPr>
              <w:rPr>
                <w:rFonts w:ascii="Calibri" w:hAnsi="Calibri"/>
                <w:color w:val="000000"/>
              </w:rPr>
            </w:pPr>
            <w:r w:rsidRPr="00892376">
              <w:rPr>
                <w:rFonts w:ascii="Calibri" w:hAnsi="Calibri"/>
                <w:color w:val="000000"/>
              </w:rPr>
              <w:t>309</w:t>
            </w:r>
          </w:p>
        </w:tc>
      </w:tr>
      <w:tr w:rsidR="00892376" w:rsidRPr="0052360E" w14:paraId="21DC6B7F" w14:textId="77777777" w:rsidTr="00493D11">
        <w:trPr>
          <w:trHeight w:val="114"/>
        </w:trPr>
        <w:tc>
          <w:tcPr>
            <w:tcW w:w="342" w:type="pct"/>
            <w:vAlign w:val="center"/>
          </w:tcPr>
          <w:p w14:paraId="23D440C3" w14:textId="77777777" w:rsidR="00892376" w:rsidRPr="00892376" w:rsidRDefault="00892376" w:rsidP="00D92272">
            <w:pPr>
              <w:rPr>
                <w:rFonts w:ascii="Calibri" w:hAnsi="Calibri"/>
                <w:color w:val="000000"/>
              </w:rPr>
            </w:pPr>
            <w:r w:rsidRPr="00892376">
              <w:rPr>
                <w:rFonts w:ascii="Calibri" w:hAnsi="Calibri"/>
                <w:color w:val="000000"/>
              </w:rPr>
              <w:t>2016</w:t>
            </w:r>
          </w:p>
        </w:tc>
        <w:tc>
          <w:tcPr>
            <w:tcW w:w="674" w:type="pct"/>
            <w:vAlign w:val="center"/>
          </w:tcPr>
          <w:p w14:paraId="20C55155" w14:textId="77777777" w:rsidR="00892376" w:rsidRPr="00892376" w:rsidRDefault="00892376" w:rsidP="00D92272">
            <w:pPr>
              <w:rPr>
                <w:rFonts w:ascii="Calibri" w:hAnsi="Calibri"/>
                <w:color w:val="000000"/>
              </w:rPr>
            </w:pPr>
            <w:r w:rsidRPr="00892376">
              <w:rPr>
                <w:rFonts w:ascii="Calibri" w:hAnsi="Calibri"/>
                <w:color w:val="000000"/>
              </w:rPr>
              <w:t>CSEO</w:t>
            </w:r>
          </w:p>
        </w:tc>
        <w:tc>
          <w:tcPr>
            <w:tcW w:w="489" w:type="pct"/>
            <w:vAlign w:val="center"/>
          </w:tcPr>
          <w:p w14:paraId="4CCDF136" w14:textId="77777777" w:rsidR="00892376" w:rsidRPr="00892376" w:rsidRDefault="00892376" w:rsidP="00D92272">
            <w:pPr>
              <w:rPr>
                <w:rFonts w:ascii="Calibri" w:hAnsi="Calibri"/>
                <w:color w:val="000000"/>
              </w:rPr>
            </w:pPr>
            <w:r w:rsidRPr="00892376">
              <w:rPr>
                <w:rFonts w:ascii="Calibri" w:hAnsi="Calibri"/>
                <w:color w:val="000000"/>
              </w:rPr>
              <w:t>22</w:t>
            </w:r>
          </w:p>
        </w:tc>
        <w:tc>
          <w:tcPr>
            <w:tcW w:w="523" w:type="pct"/>
            <w:vAlign w:val="center"/>
          </w:tcPr>
          <w:p w14:paraId="13AB7B76" w14:textId="77777777" w:rsidR="00892376" w:rsidRPr="00892376" w:rsidRDefault="00892376" w:rsidP="00D92272">
            <w:pPr>
              <w:rPr>
                <w:rFonts w:ascii="Calibri" w:hAnsi="Calibri"/>
                <w:color w:val="000000"/>
              </w:rPr>
            </w:pPr>
            <w:r w:rsidRPr="00892376">
              <w:rPr>
                <w:rFonts w:ascii="Calibri" w:hAnsi="Calibri"/>
                <w:color w:val="000000"/>
              </w:rPr>
              <w:t>13</w:t>
            </w:r>
          </w:p>
        </w:tc>
        <w:tc>
          <w:tcPr>
            <w:tcW w:w="523" w:type="pct"/>
            <w:vAlign w:val="center"/>
          </w:tcPr>
          <w:p w14:paraId="34AC255A" w14:textId="77777777" w:rsidR="00892376" w:rsidRPr="00892376" w:rsidRDefault="00892376" w:rsidP="00D92272">
            <w:pPr>
              <w:rPr>
                <w:rFonts w:ascii="Calibri" w:hAnsi="Calibri"/>
                <w:color w:val="000000"/>
              </w:rPr>
            </w:pPr>
            <w:r w:rsidRPr="00892376">
              <w:rPr>
                <w:rFonts w:ascii="Calibri" w:hAnsi="Calibri"/>
                <w:color w:val="000000"/>
              </w:rPr>
              <w:t>4</w:t>
            </w:r>
          </w:p>
        </w:tc>
        <w:tc>
          <w:tcPr>
            <w:tcW w:w="523" w:type="pct"/>
            <w:vAlign w:val="center"/>
          </w:tcPr>
          <w:p w14:paraId="4B21AC1C" w14:textId="77777777" w:rsidR="00892376" w:rsidRPr="00892376" w:rsidRDefault="00892376" w:rsidP="00D92272">
            <w:pPr>
              <w:rPr>
                <w:rFonts w:ascii="Calibri" w:hAnsi="Calibri"/>
                <w:color w:val="000000"/>
              </w:rPr>
            </w:pPr>
            <w:r w:rsidRPr="00892376">
              <w:rPr>
                <w:rFonts w:ascii="Calibri" w:hAnsi="Calibri"/>
                <w:color w:val="000000"/>
              </w:rPr>
              <w:t>6</w:t>
            </w:r>
          </w:p>
        </w:tc>
        <w:tc>
          <w:tcPr>
            <w:tcW w:w="523" w:type="pct"/>
            <w:vAlign w:val="center"/>
          </w:tcPr>
          <w:p w14:paraId="65D493C6" w14:textId="77777777" w:rsidR="00892376" w:rsidRPr="00892376" w:rsidRDefault="00892376" w:rsidP="00D92272">
            <w:pPr>
              <w:rPr>
                <w:rFonts w:ascii="Calibri" w:hAnsi="Calibri"/>
                <w:color w:val="000000"/>
              </w:rPr>
            </w:pPr>
            <w:r w:rsidRPr="00892376">
              <w:rPr>
                <w:rFonts w:ascii="Calibri" w:hAnsi="Calibri"/>
                <w:color w:val="000000"/>
              </w:rPr>
              <w:t>3</w:t>
            </w:r>
          </w:p>
        </w:tc>
        <w:tc>
          <w:tcPr>
            <w:tcW w:w="696" w:type="pct"/>
            <w:vAlign w:val="center"/>
          </w:tcPr>
          <w:p w14:paraId="2735F876" w14:textId="77777777" w:rsidR="00892376" w:rsidRPr="00892376" w:rsidRDefault="00892376" w:rsidP="00D92272">
            <w:pPr>
              <w:rPr>
                <w:rFonts w:ascii="Calibri" w:hAnsi="Calibri"/>
                <w:color w:val="000000"/>
              </w:rPr>
            </w:pPr>
            <w:r w:rsidRPr="00892376">
              <w:rPr>
                <w:rFonts w:ascii="Calibri" w:hAnsi="Calibri"/>
                <w:color w:val="000000"/>
              </w:rPr>
              <w:t>226</w:t>
            </w:r>
          </w:p>
        </w:tc>
        <w:tc>
          <w:tcPr>
            <w:tcW w:w="707" w:type="pct"/>
            <w:vAlign w:val="center"/>
          </w:tcPr>
          <w:p w14:paraId="5C897F10" w14:textId="77777777" w:rsidR="00892376" w:rsidRPr="00892376" w:rsidRDefault="00892376" w:rsidP="00D92272">
            <w:pPr>
              <w:rPr>
                <w:rFonts w:ascii="Calibri" w:hAnsi="Calibri"/>
                <w:color w:val="000000"/>
              </w:rPr>
            </w:pPr>
            <w:r w:rsidRPr="00892376">
              <w:rPr>
                <w:rFonts w:ascii="Calibri" w:hAnsi="Calibri"/>
                <w:color w:val="000000"/>
              </w:rPr>
              <w:t>347</w:t>
            </w:r>
          </w:p>
        </w:tc>
      </w:tr>
    </w:tbl>
    <w:p w14:paraId="2014A315" w14:textId="77777777" w:rsidR="00493D11" w:rsidRPr="0052360E" w:rsidRDefault="00493D11" w:rsidP="00CF16A9">
      <w:pPr>
        <w:rPr>
          <w:highlight w:val="yellow"/>
        </w:rPr>
        <w:sectPr w:rsidR="00493D11" w:rsidRPr="0052360E" w:rsidSect="008552BB">
          <w:pgSz w:w="15840" w:h="12240" w:orient="landscape"/>
          <w:pgMar w:top="1440" w:right="1440" w:bottom="1440" w:left="1440" w:header="720" w:footer="720" w:gutter="0"/>
          <w:cols w:space="720"/>
          <w:docGrid w:linePitch="360"/>
        </w:sectPr>
      </w:pPr>
    </w:p>
    <w:p w14:paraId="52C11C18" w14:textId="77777777" w:rsidR="00D92272" w:rsidRPr="00303F39" w:rsidRDefault="00D92272" w:rsidP="00CF16A9">
      <w:pPr>
        <w:rPr>
          <w:b/>
          <w:sz w:val="24"/>
          <w:szCs w:val="24"/>
        </w:rPr>
      </w:pPr>
      <w:r w:rsidRPr="00303F39">
        <w:rPr>
          <w:b/>
          <w:sz w:val="24"/>
          <w:szCs w:val="24"/>
        </w:rPr>
        <w:lastRenderedPageBreak/>
        <w:t xml:space="preserve">Table </w:t>
      </w:r>
      <w:r w:rsidR="0088083B" w:rsidRPr="00303F39">
        <w:rPr>
          <w:b/>
          <w:sz w:val="24"/>
          <w:szCs w:val="24"/>
        </w:rPr>
        <w:t>4</w:t>
      </w:r>
      <w:r w:rsidRPr="00303F39">
        <w:rPr>
          <w:b/>
          <w:sz w:val="24"/>
          <w:szCs w:val="24"/>
        </w:rPr>
        <w:t xml:space="preserve">. Juveniles and subadults observed during submersible surveys. </w:t>
      </w:r>
    </w:p>
    <w:tbl>
      <w:tblPr>
        <w:tblStyle w:val="TableGrid"/>
        <w:tblW w:w="496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4343"/>
        <w:gridCol w:w="3152"/>
        <w:gridCol w:w="3363"/>
      </w:tblGrid>
      <w:tr w:rsidR="00D92272" w:rsidRPr="00303F39" w14:paraId="4F2F8308" w14:textId="77777777" w:rsidTr="00493D11">
        <w:trPr>
          <w:trHeight w:val="354"/>
        </w:trPr>
        <w:tc>
          <w:tcPr>
            <w:tcW w:w="777" w:type="pct"/>
            <w:tcBorders>
              <w:top w:val="single" w:sz="4" w:space="0" w:color="auto"/>
              <w:bottom w:val="single" w:sz="4" w:space="0" w:color="auto"/>
            </w:tcBorders>
            <w:vAlign w:val="center"/>
          </w:tcPr>
          <w:p w14:paraId="555F98CA" w14:textId="77777777" w:rsidR="00D92272" w:rsidRPr="00303F39" w:rsidRDefault="00D92272" w:rsidP="00493D11">
            <w:pPr>
              <w:spacing w:after="80"/>
              <w:rPr>
                <w:rFonts w:ascii="Calibri" w:hAnsi="Calibri"/>
                <w:b/>
                <w:bCs/>
                <w:color w:val="000000"/>
              </w:rPr>
            </w:pPr>
            <w:r w:rsidRPr="00303F39">
              <w:rPr>
                <w:rFonts w:ascii="Calibri" w:hAnsi="Calibri"/>
                <w:b/>
                <w:bCs/>
                <w:color w:val="000000"/>
              </w:rPr>
              <w:t>Year</w:t>
            </w:r>
          </w:p>
        </w:tc>
        <w:tc>
          <w:tcPr>
            <w:tcW w:w="1689" w:type="pct"/>
            <w:tcBorders>
              <w:top w:val="single" w:sz="4" w:space="0" w:color="auto"/>
              <w:bottom w:val="single" w:sz="4" w:space="0" w:color="auto"/>
            </w:tcBorders>
            <w:vAlign w:val="center"/>
          </w:tcPr>
          <w:p w14:paraId="4F754F94" w14:textId="77777777" w:rsidR="00D92272" w:rsidRPr="00303F39" w:rsidRDefault="00D92272" w:rsidP="00493D11">
            <w:pPr>
              <w:spacing w:after="80"/>
              <w:rPr>
                <w:rFonts w:ascii="Calibri" w:hAnsi="Calibri"/>
                <w:b/>
                <w:bCs/>
                <w:color w:val="000000"/>
              </w:rPr>
            </w:pPr>
            <w:r w:rsidRPr="00303F39">
              <w:rPr>
                <w:rFonts w:ascii="Calibri" w:hAnsi="Calibri"/>
                <w:b/>
                <w:bCs/>
                <w:color w:val="000000"/>
              </w:rPr>
              <w:t>Management area</w:t>
            </w:r>
          </w:p>
        </w:tc>
        <w:tc>
          <w:tcPr>
            <w:tcW w:w="1226" w:type="pct"/>
            <w:tcBorders>
              <w:top w:val="single" w:sz="4" w:space="0" w:color="auto"/>
              <w:bottom w:val="single" w:sz="4" w:space="0" w:color="auto"/>
            </w:tcBorders>
            <w:vAlign w:val="center"/>
          </w:tcPr>
          <w:p w14:paraId="627AC491" w14:textId="77777777" w:rsidR="00D92272" w:rsidRPr="00303F39" w:rsidRDefault="00D92272" w:rsidP="00493D11">
            <w:pPr>
              <w:spacing w:after="80"/>
              <w:rPr>
                <w:rFonts w:ascii="Calibri" w:hAnsi="Calibri"/>
                <w:b/>
                <w:bCs/>
                <w:color w:val="000000"/>
              </w:rPr>
            </w:pPr>
            <w:r w:rsidRPr="00303F39">
              <w:rPr>
                <w:rFonts w:ascii="Calibri" w:hAnsi="Calibri"/>
                <w:b/>
                <w:bCs/>
                <w:color w:val="000000"/>
              </w:rPr>
              <w:t>Juveniles</w:t>
            </w:r>
          </w:p>
        </w:tc>
        <w:tc>
          <w:tcPr>
            <w:tcW w:w="1308" w:type="pct"/>
            <w:tcBorders>
              <w:top w:val="single" w:sz="4" w:space="0" w:color="auto"/>
              <w:bottom w:val="single" w:sz="4" w:space="0" w:color="auto"/>
            </w:tcBorders>
            <w:vAlign w:val="center"/>
          </w:tcPr>
          <w:p w14:paraId="1AD3ECC8" w14:textId="77777777" w:rsidR="00D92272" w:rsidRPr="00303F39" w:rsidRDefault="00D92272" w:rsidP="00493D11">
            <w:pPr>
              <w:spacing w:after="80"/>
              <w:rPr>
                <w:rFonts w:ascii="Calibri" w:hAnsi="Calibri"/>
                <w:b/>
                <w:bCs/>
                <w:color w:val="000000"/>
              </w:rPr>
            </w:pPr>
            <w:r w:rsidRPr="00303F39">
              <w:rPr>
                <w:rFonts w:ascii="Calibri" w:hAnsi="Calibri"/>
                <w:b/>
                <w:bCs/>
                <w:color w:val="000000"/>
              </w:rPr>
              <w:t xml:space="preserve">Subadults </w:t>
            </w:r>
          </w:p>
        </w:tc>
      </w:tr>
      <w:tr w:rsidR="00D92272" w:rsidRPr="00303F39" w14:paraId="6D3C3EF8" w14:textId="77777777" w:rsidTr="00493D11">
        <w:trPr>
          <w:trHeight w:val="287"/>
        </w:trPr>
        <w:tc>
          <w:tcPr>
            <w:tcW w:w="777" w:type="pct"/>
            <w:tcBorders>
              <w:top w:val="single" w:sz="4" w:space="0" w:color="auto"/>
            </w:tcBorders>
            <w:vAlign w:val="center"/>
          </w:tcPr>
          <w:p w14:paraId="6CC2A398" w14:textId="77777777" w:rsidR="00D92272" w:rsidRPr="00303F39" w:rsidRDefault="00D92272" w:rsidP="00493D11">
            <w:pPr>
              <w:spacing w:after="80"/>
              <w:rPr>
                <w:rFonts w:ascii="Calibri" w:hAnsi="Calibri"/>
                <w:color w:val="000000"/>
              </w:rPr>
            </w:pPr>
            <w:r w:rsidRPr="00303F39">
              <w:rPr>
                <w:rFonts w:ascii="Calibri" w:hAnsi="Calibri"/>
                <w:color w:val="000000"/>
              </w:rPr>
              <w:t>1994</w:t>
            </w:r>
            <w:bookmarkStart w:id="10" w:name="_Ref467142198"/>
            <w:r w:rsidR="00493D11" w:rsidRPr="00303F39">
              <w:rPr>
                <w:rStyle w:val="FootnoteReference"/>
                <w:rFonts w:ascii="Calibri" w:hAnsi="Calibri"/>
                <w:color w:val="000000"/>
              </w:rPr>
              <w:footnoteReference w:id="9"/>
            </w:r>
            <w:bookmarkEnd w:id="10"/>
          </w:p>
        </w:tc>
        <w:tc>
          <w:tcPr>
            <w:tcW w:w="1689" w:type="pct"/>
            <w:tcBorders>
              <w:top w:val="single" w:sz="4" w:space="0" w:color="auto"/>
            </w:tcBorders>
            <w:vAlign w:val="center"/>
          </w:tcPr>
          <w:p w14:paraId="020AE852" w14:textId="77777777" w:rsidR="00D92272" w:rsidRPr="00303F39" w:rsidRDefault="00D92272" w:rsidP="00493D11">
            <w:pPr>
              <w:spacing w:after="80"/>
              <w:rPr>
                <w:rFonts w:ascii="Calibri" w:hAnsi="Calibri"/>
                <w:color w:val="000000"/>
              </w:rPr>
            </w:pPr>
            <w:r w:rsidRPr="00303F39">
              <w:rPr>
                <w:rFonts w:ascii="Calibri" w:hAnsi="Calibri"/>
                <w:color w:val="000000"/>
              </w:rPr>
              <w:t>CSEO</w:t>
            </w:r>
          </w:p>
        </w:tc>
        <w:tc>
          <w:tcPr>
            <w:tcW w:w="1226" w:type="pct"/>
            <w:tcBorders>
              <w:top w:val="single" w:sz="4" w:space="0" w:color="auto"/>
            </w:tcBorders>
            <w:vAlign w:val="center"/>
          </w:tcPr>
          <w:p w14:paraId="777F4D0E" w14:textId="77777777" w:rsidR="00D92272" w:rsidRPr="00303F39" w:rsidRDefault="00D92272" w:rsidP="00493D11">
            <w:pPr>
              <w:spacing w:after="80"/>
              <w:rPr>
                <w:rFonts w:ascii="Calibri" w:hAnsi="Calibri"/>
                <w:color w:val="000000"/>
              </w:rPr>
            </w:pPr>
            <w:r w:rsidRPr="00303F39">
              <w:rPr>
                <w:rFonts w:ascii="Calibri" w:hAnsi="Calibri"/>
                <w:color w:val="000000"/>
              </w:rPr>
              <w:t>53</w:t>
            </w:r>
          </w:p>
        </w:tc>
        <w:tc>
          <w:tcPr>
            <w:tcW w:w="1308" w:type="pct"/>
            <w:tcBorders>
              <w:top w:val="single" w:sz="4" w:space="0" w:color="auto"/>
            </w:tcBorders>
            <w:vAlign w:val="center"/>
          </w:tcPr>
          <w:p w14:paraId="69BC05ED" w14:textId="77777777" w:rsidR="00D92272" w:rsidRPr="00303F39" w:rsidRDefault="00D92272" w:rsidP="00493D11">
            <w:pPr>
              <w:spacing w:after="80"/>
              <w:rPr>
                <w:rFonts w:ascii="Calibri" w:hAnsi="Calibri"/>
                <w:color w:val="000000"/>
              </w:rPr>
            </w:pPr>
            <w:r w:rsidRPr="00303F39">
              <w:rPr>
                <w:rFonts w:ascii="Calibri" w:hAnsi="Calibri"/>
                <w:color w:val="000000"/>
              </w:rPr>
              <w:t>3</w:t>
            </w:r>
          </w:p>
        </w:tc>
      </w:tr>
      <w:tr w:rsidR="00D92272" w:rsidRPr="00303F39" w14:paraId="0D2D56EA" w14:textId="77777777" w:rsidTr="00493D11">
        <w:trPr>
          <w:trHeight w:val="270"/>
        </w:trPr>
        <w:tc>
          <w:tcPr>
            <w:tcW w:w="777" w:type="pct"/>
            <w:vAlign w:val="center"/>
          </w:tcPr>
          <w:p w14:paraId="3B48A32F" w14:textId="77777777" w:rsidR="00D92272" w:rsidRPr="00303F39" w:rsidRDefault="00D92272" w:rsidP="00493D11">
            <w:pPr>
              <w:spacing w:after="80"/>
              <w:rPr>
                <w:rFonts w:ascii="Calibri" w:hAnsi="Calibri"/>
                <w:color w:val="000000"/>
              </w:rPr>
            </w:pPr>
            <w:r w:rsidRPr="00303F39">
              <w:rPr>
                <w:rFonts w:ascii="Calibri" w:hAnsi="Calibri"/>
                <w:color w:val="000000"/>
              </w:rPr>
              <w:t>1994</w:t>
            </w:r>
            <w:r w:rsidR="00493D11" w:rsidRPr="00303F39">
              <w:rPr>
                <w:rStyle w:val="FootnoteReference"/>
              </w:rPr>
              <w:fldChar w:fldCharType="begin"/>
            </w:r>
            <w:r w:rsidR="00493D11" w:rsidRPr="00303F39">
              <w:rPr>
                <w:rStyle w:val="FootnoteReference"/>
              </w:rPr>
              <w:instrText xml:space="preserve"> NOTEREF _Ref467142198 \h  \* MERGEFORMAT </w:instrText>
            </w:r>
            <w:r w:rsidR="00493D11" w:rsidRPr="00303F39">
              <w:rPr>
                <w:rStyle w:val="FootnoteReference"/>
              </w:rPr>
            </w:r>
            <w:r w:rsidR="00493D11" w:rsidRPr="00303F39">
              <w:rPr>
                <w:rStyle w:val="FootnoteReference"/>
              </w:rPr>
              <w:fldChar w:fldCharType="separate"/>
            </w:r>
            <w:r w:rsidR="00493D11" w:rsidRPr="00303F39">
              <w:rPr>
                <w:rStyle w:val="FootnoteReference"/>
              </w:rPr>
              <w:t>7</w:t>
            </w:r>
            <w:r w:rsidR="00493D11" w:rsidRPr="00303F39">
              <w:rPr>
                <w:rStyle w:val="FootnoteReference"/>
              </w:rPr>
              <w:fldChar w:fldCharType="end"/>
            </w:r>
          </w:p>
        </w:tc>
        <w:tc>
          <w:tcPr>
            <w:tcW w:w="1689" w:type="pct"/>
            <w:vAlign w:val="center"/>
          </w:tcPr>
          <w:p w14:paraId="6CA91BE9" w14:textId="77777777" w:rsidR="00D92272" w:rsidRPr="00303F39" w:rsidRDefault="00D92272" w:rsidP="00493D11">
            <w:pPr>
              <w:spacing w:after="80"/>
              <w:rPr>
                <w:rFonts w:ascii="Calibri" w:hAnsi="Calibri"/>
                <w:color w:val="000000"/>
              </w:rPr>
            </w:pPr>
            <w:r w:rsidRPr="00303F39">
              <w:rPr>
                <w:rFonts w:ascii="Calibri" w:hAnsi="Calibri"/>
                <w:color w:val="000000"/>
              </w:rPr>
              <w:t>SSEO</w:t>
            </w:r>
          </w:p>
        </w:tc>
        <w:tc>
          <w:tcPr>
            <w:tcW w:w="1226" w:type="pct"/>
            <w:vAlign w:val="center"/>
          </w:tcPr>
          <w:p w14:paraId="2EA0B1AE" w14:textId="77777777" w:rsidR="00D92272" w:rsidRPr="00303F39" w:rsidRDefault="00D92272" w:rsidP="00493D11">
            <w:pPr>
              <w:spacing w:after="80"/>
              <w:rPr>
                <w:rFonts w:ascii="Calibri" w:hAnsi="Calibri"/>
                <w:color w:val="000000"/>
              </w:rPr>
            </w:pPr>
            <w:r w:rsidRPr="00303F39">
              <w:rPr>
                <w:rFonts w:ascii="Calibri" w:hAnsi="Calibri"/>
                <w:color w:val="000000"/>
              </w:rPr>
              <w:t>25</w:t>
            </w:r>
          </w:p>
        </w:tc>
        <w:tc>
          <w:tcPr>
            <w:tcW w:w="1308" w:type="pct"/>
            <w:vAlign w:val="center"/>
          </w:tcPr>
          <w:p w14:paraId="65CD39C0" w14:textId="77777777" w:rsidR="00D92272" w:rsidRPr="00303F39" w:rsidRDefault="00D92272" w:rsidP="00493D11">
            <w:pPr>
              <w:spacing w:after="80"/>
              <w:rPr>
                <w:rFonts w:ascii="Calibri" w:hAnsi="Calibri"/>
                <w:color w:val="000000"/>
              </w:rPr>
            </w:pPr>
            <w:r w:rsidRPr="00303F39">
              <w:rPr>
                <w:rFonts w:ascii="Calibri" w:hAnsi="Calibri"/>
                <w:color w:val="000000"/>
              </w:rPr>
              <w:t>8</w:t>
            </w:r>
          </w:p>
        </w:tc>
      </w:tr>
      <w:tr w:rsidR="00D92272" w:rsidRPr="00303F39" w14:paraId="747642E5" w14:textId="77777777" w:rsidTr="00493D11">
        <w:trPr>
          <w:trHeight w:val="395"/>
        </w:trPr>
        <w:tc>
          <w:tcPr>
            <w:tcW w:w="777" w:type="pct"/>
            <w:vAlign w:val="center"/>
          </w:tcPr>
          <w:p w14:paraId="1F6C1285" w14:textId="77777777" w:rsidR="00D92272" w:rsidRPr="00303F39" w:rsidRDefault="00D92272" w:rsidP="00493D11">
            <w:pPr>
              <w:spacing w:after="80"/>
              <w:rPr>
                <w:rFonts w:ascii="Calibri" w:hAnsi="Calibri"/>
                <w:color w:val="000000"/>
              </w:rPr>
            </w:pPr>
            <w:r w:rsidRPr="00303F39">
              <w:rPr>
                <w:rFonts w:ascii="Calibri" w:hAnsi="Calibri"/>
                <w:color w:val="000000"/>
              </w:rPr>
              <w:t>1994</w:t>
            </w:r>
            <w:r w:rsidR="00493D11" w:rsidRPr="00303F39">
              <w:rPr>
                <w:rStyle w:val="FootnoteReference"/>
              </w:rPr>
              <w:fldChar w:fldCharType="begin"/>
            </w:r>
            <w:r w:rsidR="00493D11" w:rsidRPr="00303F39">
              <w:rPr>
                <w:rStyle w:val="FootnoteReference"/>
              </w:rPr>
              <w:instrText xml:space="preserve"> NOTEREF _Ref467142198 \h  \* MERGEFORMAT </w:instrText>
            </w:r>
            <w:r w:rsidR="00493D11" w:rsidRPr="00303F39">
              <w:rPr>
                <w:rStyle w:val="FootnoteReference"/>
              </w:rPr>
            </w:r>
            <w:r w:rsidR="00493D11" w:rsidRPr="00303F39">
              <w:rPr>
                <w:rStyle w:val="FootnoteReference"/>
              </w:rPr>
              <w:fldChar w:fldCharType="separate"/>
            </w:r>
            <w:r w:rsidR="00493D11" w:rsidRPr="00303F39">
              <w:rPr>
                <w:rStyle w:val="FootnoteReference"/>
              </w:rPr>
              <w:t>7</w:t>
            </w:r>
            <w:r w:rsidR="00493D11" w:rsidRPr="00303F39">
              <w:rPr>
                <w:rStyle w:val="FootnoteReference"/>
              </w:rPr>
              <w:fldChar w:fldCharType="end"/>
            </w:r>
          </w:p>
        </w:tc>
        <w:tc>
          <w:tcPr>
            <w:tcW w:w="1689" w:type="pct"/>
            <w:vAlign w:val="center"/>
          </w:tcPr>
          <w:p w14:paraId="100F450C" w14:textId="77777777" w:rsidR="00D92272" w:rsidRPr="00303F39" w:rsidRDefault="00D92272" w:rsidP="00493D11">
            <w:pPr>
              <w:spacing w:after="80"/>
              <w:rPr>
                <w:rFonts w:ascii="Calibri" w:hAnsi="Calibri"/>
                <w:color w:val="000000"/>
              </w:rPr>
            </w:pPr>
            <w:r w:rsidRPr="00303F39">
              <w:rPr>
                <w:rFonts w:ascii="Calibri" w:hAnsi="Calibri"/>
                <w:color w:val="000000"/>
              </w:rPr>
              <w:t>NSEO</w:t>
            </w:r>
          </w:p>
        </w:tc>
        <w:tc>
          <w:tcPr>
            <w:tcW w:w="1226" w:type="pct"/>
            <w:vAlign w:val="center"/>
          </w:tcPr>
          <w:p w14:paraId="34D890D6" w14:textId="77777777" w:rsidR="00D92272" w:rsidRPr="00303F39" w:rsidRDefault="00D92272" w:rsidP="00493D11">
            <w:pPr>
              <w:spacing w:after="80"/>
              <w:rPr>
                <w:rFonts w:ascii="Calibri" w:hAnsi="Calibri"/>
                <w:color w:val="000000"/>
              </w:rPr>
            </w:pPr>
            <w:r w:rsidRPr="00303F39">
              <w:rPr>
                <w:rFonts w:ascii="Calibri" w:hAnsi="Calibri"/>
                <w:color w:val="000000"/>
              </w:rPr>
              <w:t>4</w:t>
            </w:r>
          </w:p>
        </w:tc>
        <w:tc>
          <w:tcPr>
            <w:tcW w:w="1308" w:type="pct"/>
            <w:vAlign w:val="center"/>
          </w:tcPr>
          <w:p w14:paraId="73393369" w14:textId="77777777" w:rsidR="00D92272" w:rsidRPr="00303F39" w:rsidRDefault="00D92272" w:rsidP="00493D11">
            <w:pPr>
              <w:spacing w:after="80"/>
              <w:rPr>
                <w:rFonts w:ascii="Calibri" w:hAnsi="Calibri"/>
                <w:color w:val="000000"/>
              </w:rPr>
            </w:pPr>
            <w:r w:rsidRPr="00303F39">
              <w:rPr>
                <w:rFonts w:ascii="Calibri" w:hAnsi="Calibri"/>
                <w:color w:val="000000"/>
              </w:rPr>
              <w:t>1</w:t>
            </w:r>
          </w:p>
        </w:tc>
      </w:tr>
      <w:tr w:rsidR="00D92272" w:rsidRPr="00303F39" w14:paraId="2D9C8A4C" w14:textId="77777777" w:rsidTr="00493D11">
        <w:trPr>
          <w:trHeight w:val="151"/>
        </w:trPr>
        <w:tc>
          <w:tcPr>
            <w:tcW w:w="777" w:type="pct"/>
            <w:vAlign w:val="center"/>
          </w:tcPr>
          <w:p w14:paraId="77F13FDA" w14:textId="77777777" w:rsidR="00D92272" w:rsidRPr="00303F39" w:rsidRDefault="00D92272" w:rsidP="00493D11">
            <w:pPr>
              <w:spacing w:after="80"/>
              <w:rPr>
                <w:rFonts w:ascii="Calibri" w:hAnsi="Calibri"/>
                <w:color w:val="000000"/>
              </w:rPr>
            </w:pPr>
            <w:r w:rsidRPr="00303F39">
              <w:rPr>
                <w:rFonts w:ascii="Calibri" w:hAnsi="Calibri"/>
                <w:color w:val="000000"/>
              </w:rPr>
              <w:t>1995</w:t>
            </w:r>
          </w:p>
        </w:tc>
        <w:tc>
          <w:tcPr>
            <w:tcW w:w="1689" w:type="pct"/>
            <w:vAlign w:val="center"/>
          </w:tcPr>
          <w:p w14:paraId="7D2B875A" w14:textId="77777777" w:rsidR="00D92272" w:rsidRPr="00303F39" w:rsidRDefault="00D92272" w:rsidP="00493D11">
            <w:pPr>
              <w:spacing w:after="80"/>
              <w:rPr>
                <w:rFonts w:ascii="Calibri" w:hAnsi="Calibri"/>
                <w:color w:val="000000"/>
              </w:rPr>
            </w:pPr>
            <w:r w:rsidRPr="00303F39">
              <w:rPr>
                <w:rFonts w:ascii="Calibri" w:hAnsi="Calibri"/>
                <w:color w:val="000000"/>
              </w:rPr>
              <w:t>EYKT</w:t>
            </w:r>
          </w:p>
        </w:tc>
        <w:tc>
          <w:tcPr>
            <w:tcW w:w="1226" w:type="pct"/>
            <w:vAlign w:val="center"/>
          </w:tcPr>
          <w:p w14:paraId="09F47CF6" w14:textId="77777777" w:rsidR="00D92272" w:rsidRPr="00303F39" w:rsidRDefault="00D92272" w:rsidP="00493D11">
            <w:pPr>
              <w:spacing w:after="80"/>
              <w:rPr>
                <w:rFonts w:ascii="Calibri" w:hAnsi="Calibri"/>
                <w:color w:val="000000"/>
              </w:rPr>
            </w:pPr>
            <w:r w:rsidRPr="00303F39">
              <w:rPr>
                <w:rFonts w:ascii="Calibri" w:hAnsi="Calibri"/>
                <w:color w:val="000000"/>
              </w:rPr>
              <w:t>80</w:t>
            </w:r>
          </w:p>
        </w:tc>
        <w:tc>
          <w:tcPr>
            <w:tcW w:w="1308" w:type="pct"/>
            <w:vAlign w:val="center"/>
          </w:tcPr>
          <w:p w14:paraId="036AA730" w14:textId="77777777" w:rsidR="00D92272" w:rsidRPr="00303F39" w:rsidRDefault="00D92272" w:rsidP="00493D11">
            <w:pPr>
              <w:spacing w:after="80"/>
              <w:rPr>
                <w:rFonts w:ascii="Calibri" w:hAnsi="Calibri"/>
                <w:color w:val="000000"/>
              </w:rPr>
            </w:pPr>
            <w:r w:rsidRPr="00303F39">
              <w:rPr>
                <w:rFonts w:ascii="Calibri" w:hAnsi="Calibri"/>
                <w:color w:val="000000"/>
              </w:rPr>
              <w:t>9</w:t>
            </w:r>
          </w:p>
        </w:tc>
      </w:tr>
      <w:tr w:rsidR="00D92272" w:rsidRPr="00303F39" w14:paraId="16136EA8" w14:textId="77777777" w:rsidTr="00493D11">
        <w:trPr>
          <w:trHeight w:val="151"/>
        </w:trPr>
        <w:tc>
          <w:tcPr>
            <w:tcW w:w="777" w:type="pct"/>
            <w:vAlign w:val="center"/>
          </w:tcPr>
          <w:p w14:paraId="69723F60" w14:textId="77777777" w:rsidR="00D92272" w:rsidRPr="00303F39" w:rsidRDefault="00D92272" w:rsidP="00493D11">
            <w:pPr>
              <w:spacing w:after="80"/>
              <w:rPr>
                <w:rFonts w:ascii="Calibri" w:hAnsi="Calibri"/>
                <w:color w:val="000000"/>
              </w:rPr>
            </w:pPr>
            <w:r w:rsidRPr="00303F39">
              <w:rPr>
                <w:rFonts w:ascii="Calibri" w:hAnsi="Calibri"/>
                <w:color w:val="000000"/>
              </w:rPr>
              <w:t>1995</w:t>
            </w:r>
          </w:p>
        </w:tc>
        <w:tc>
          <w:tcPr>
            <w:tcW w:w="1689" w:type="pct"/>
            <w:vAlign w:val="center"/>
          </w:tcPr>
          <w:p w14:paraId="5EF647CD" w14:textId="77777777" w:rsidR="00D92272" w:rsidRPr="00303F39" w:rsidRDefault="00D92272" w:rsidP="00493D11">
            <w:pPr>
              <w:spacing w:after="80"/>
              <w:rPr>
                <w:rFonts w:ascii="Calibri" w:hAnsi="Calibri"/>
                <w:color w:val="000000"/>
              </w:rPr>
            </w:pPr>
            <w:r w:rsidRPr="00303F39">
              <w:rPr>
                <w:rFonts w:ascii="Calibri" w:hAnsi="Calibri"/>
                <w:color w:val="000000"/>
              </w:rPr>
              <w:t>CSEO</w:t>
            </w:r>
          </w:p>
        </w:tc>
        <w:tc>
          <w:tcPr>
            <w:tcW w:w="1226" w:type="pct"/>
            <w:vAlign w:val="center"/>
          </w:tcPr>
          <w:p w14:paraId="292D5BF7" w14:textId="77777777" w:rsidR="00D92272" w:rsidRPr="00303F39" w:rsidRDefault="00D92272" w:rsidP="00493D11">
            <w:pPr>
              <w:spacing w:after="80"/>
              <w:rPr>
                <w:rFonts w:ascii="Calibri" w:hAnsi="Calibri"/>
                <w:color w:val="000000"/>
              </w:rPr>
            </w:pPr>
            <w:r w:rsidRPr="00303F39">
              <w:rPr>
                <w:rFonts w:ascii="Calibri" w:hAnsi="Calibri"/>
                <w:color w:val="000000"/>
              </w:rPr>
              <w:t>48</w:t>
            </w:r>
          </w:p>
        </w:tc>
        <w:tc>
          <w:tcPr>
            <w:tcW w:w="1308" w:type="pct"/>
            <w:vAlign w:val="center"/>
          </w:tcPr>
          <w:p w14:paraId="4C2DDA10" w14:textId="77777777" w:rsidR="00D92272" w:rsidRPr="00303F39" w:rsidRDefault="00D92272" w:rsidP="00493D11">
            <w:pPr>
              <w:spacing w:after="80"/>
              <w:rPr>
                <w:rFonts w:ascii="Calibri" w:hAnsi="Calibri"/>
                <w:color w:val="000000"/>
              </w:rPr>
            </w:pPr>
            <w:r w:rsidRPr="00303F39">
              <w:rPr>
                <w:rFonts w:ascii="Calibri" w:hAnsi="Calibri"/>
                <w:color w:val="000000"/>
              </w:rPr>
              <w:t>18</w:t>
            </w:r>
          </w:p>
        </w:tc>
      </w:tr>
      <w:tr w:rsidR="00D92272" w:rsidRPr="00303F39" w14:paraId="6ECCD4CC" w14:textId="77777777" w:rsidTr="00493D11">
        <w:trPr>
          <w:trHeight w:val="151"/>
        </w:trPr>
        <w:tc>
          <w:tcPr>
            <w:tcW w:w="777" w:type="pct"/>
            <w:vAlign w:val="center"/>
          </w:tcPr>
          <w:p w14:paraId="0288EA84" w14:textId="77777777" w:rsidR="00D92272" w:rsidRPr="00303F39" w:rsidRDefault="00D92272" w:rsidP="00493D11">
            <w:pPr>
              <w:spacing w:after="80"/>
              <w:rPr>
                <w:rFonts w:ascii="Calibri" w:hAnsi="Calibri"/>
                <w:color w:val="000000"/>
              </w:rPr>
            </w:pPr>
            <w:r w:rsidRPr="00303F39">
              <w:rPr>
                <w:rFonts w:ascii="Calibri" w:hAnsi="Calibri"/>
                <w:color w:val="000000"/>
              </w:rPr>
              <w:t>1997</w:t>
            </w:r>
          </w:p>
        </w:tc>
        <w:tc>
          <w:tcPr>
            <w:tcW w:w="1689" w:type="pct"/>
            <w:vAlign w:val="center"/>
          </w:tcPr>
          <w:p w14:paraId="5999885E" w14:textId="77777777" w:rsidR="00D92272" w:rsidRPr="00303F39" w:rsidRDefault="00D92272" w:rsidP="00493D11">
            <w:pPr>
              <w:spacing w:after="80"/>
              <w:rPr>
                <w:rFonts w:ascii="Calibri" w:hAnsi="Calibri"/>
                <w:color w:val="000000"/>
              </w:rPr>
            </w:pPr>
            <w:r w:rsidRPr="00303F39">
              <w:rPr>
                <w:rFonts w:ascii="Calibri" w:hAnsi="Calibri"/>
                <w:color w:val="000000"/>
              </w:rPr>
              <w:t>CSEO</w:t>
            </w:r>
          </w:p>
        </w:tc>
        <w:tc>
          <w:tcPr>
            <w:tcW w:w="1226" w:type="pct"/>
            <w:vAlign w:val="center"/>
          </w:tcPr>
          <w:p w14:paraId="721163C0" w14:textId="77777777" w:rsidR="00D92272" w:rsidRPr="00303F39" w:rsidRDefault="00D92272" w:rsidP="00493D11">
            <w:pPr>
              <w:spacing w:after="80"/>
              <w:rPr>
                <w:rFonts w:ascii="Calibri" w:hAnsi="Calibri"/>
                <w:color w:val="000000"/>
              </w:rPr>
            </w:pPr>
            <w:r w:rsidRPr="00303F39">
              <w:rPr>
                <w:rFonts w:ascii="Calibri" w:hAnsi="Calibri"/>
                <w:color w:val="000000"/>
              </w:rPr>
              <w:t>28</w:t>
            </w:r>
          </w:p>
        </w:tc>
        <w:tc>
          <w:tcPr>
            <w:tcW w:w="1308" w:type="pct"/>
            <w:vAlign w:val="center"/>
          </w:tcPr>
          <w:p w14:paraId="202CB948" w14:textId="77777777" w:rsidR="00D92272" w:rsidRPr="00303F39" w:rsidRDefault="00D92272" w:rsidP="00493D11">
            <w:pPr>
              <w:spacing w:after="80"/>
              <w:rPr>
                <w:rFonts w:ascii="Calibri" w:hAnsi="Calibri"/>
                <w:color w:val="000000"/>
              </w:rPr>
            </w:pPr>
            <w:r w:rsidRPr="00303F39">
              <w:rPr>
                <w:rFonts w:ascii="Calibri" w:hAnsi="Calibri"/>
                <w:color w:val="000000"/>
              </w:rPr>
              <w:t>9</w:t>
            </w:r>
          </w:p>
        </w:tc>
      </w:tr>
      <w:tr w:rsidR="00D92272" w:rsidRPr="00303F39" w14:paraId="4CE81AB9" w14:textId="77777777" w:rsidTr="00493D11">
        <w:trPr>
          <w:trHeight w:val="151"/>
        </w:trPr>
        <w:tc>
          <w:tcPr>
            <w:tcW w:w="777" w:type="pct"/>
            <w:vAlign w:val="center"/>
          </w:tcPr>
          <w:p w14:paraId="430C878D" w14:textId="77777777" w:rsidR="00D92272" w:rsidRPr="00303F39" w:rsidRDefault="00D92272" w:rsidP="00493D11">
            <w:pPr>
              <w:spacing w:after="80"/>
              <w:rPr>
                <w:rFonts w:ascii="Calibri" w:hAnsi="Calibri"/>
                <w:color w:val="000000"/>
              </w:rPr>
            </w:pPr>
            <w:r w:rsidRPr="00303F39">
              <w:rPr>
                <w:rFonts w:ascii="Calibri" w:hAnsi="Calibri"/>
                <w:color w:val="000000"/>
              </w:rPr>
              <w:t>1997</w:t>
            </w:r>
          </w:p>
        </w:tc>
        <w:tc>
          <w:tcPr>
            <w:tcW w:w="1689" w:type="pct"/>
            <w:vAlign w:val="center"/>
          </w:tcPr>
          <w:p w14:paraId="52B9065C" w14:textId="77777777" w:rsidR="00D92272" w:rsidRPr="00303F39" w:rsidRDefault="00D92272" w:rsidP="00493D11">
            <w:pPr>
              <w:spacing w:after="80"/>
              <w:rPr>
                <w:rFonts w:ascii="Calibri" w:hAnsi="Calibri"/>
                <w:color w:val="000000"/>
              </w:rPr>
            </w:pPr>
            <w:r w:rsidRPr="00303F39">
              <w:rPr>
                <w:rFonts w:ascii="Calibri" w:hAnsi="Calibri"/>
                <w:color w:val="000000"/>
              </w:rPr>
              <w:t>EYKT</w:t>
            </w:r>
          </w:p>
        </w:tc>
        <w:tc>
          <w:tcPr>
            <w:tcW w:w="1226" w:type="pct"/>
            <w:vAlign w:val="center"/>
          </w:tcPr>
          <w:p w14:paraId="1F35E4F8" w14:textId="77777777" w:rsidR="00D92272" w:rsidRPr="00303F39" w:rsidRDefault="00D92272" w:rsidP="00493D11">
            <w:pPr>
              <w:spacing w:after="80"/>
              <w:rPr>
                <w:rFonts w:ascii="Calibri" w:hAnsi="Calibri"/>
                <w:color w:val="000000"/>
              </w:rPr>
            </w:pPr>
            <w:r w:rsidRPr="00303F39">
              <w:rPr>
                <w:rFonts w:ascii="Calibri" w:hAnsi="Calibri"/>
                <w:color w:val="000000"/>
              </w:rPr>
              <w:t>47</w:t>
            </w:r>
          </w:p>
        </w:tc>
        <w:tc>
          <w:tcPr>
            <w:tcW w:w="1308" w:type="pct"/>
            <w:vAlign w:val="center"/>
          </w:tcPr>
          <w:p w14:paraId="719DC6FF" w14:textId="77777777" w:rsidR="00D92272" w:rsidRPr="00303F39" w:rsidRDefault="00D92272" w:rsidP="00493D11">
            <w:pPr>
              <w:spacing w:after="80"/>
              <w:rPr>
                <w:rFonts w:ascii="Calibri" w:hAnsi="Calibri"/>
                <w:color w:val="000000"/>
              </w:rPr>
            </w:pPr>
            <w:r w:rsidRPr="00303F39">
              <w:rPr>
                <w:rFonts w:ascii="Calibri" w:hAnsi="Calibri"/>
                <w:color w:val="000000"/>
              </w:rPr>
              <w:t>18</w:t>
            </w:r>
          </w:p>
        </w:tc>
      </w:tr>
      <w:tr w:rsidR="00D92272" w:rsidRPr="00303F39" w14:paraId="5B157F75" w14:textId="77777777" w:rsidTr="00493D11">
        <w:trPr>
          <w:trHeight w:val="151"/>
        </w:trPr>
        <w:tc>
          <w:tcPr>
            <w:tcW w:w="777" w:type="pct"/>
            <w:vAlign w:val="center"/>
          </w:tcPr>
          <w:p w14:paraId="7F560F3C" w14:textId="77777777" w:rsidR="00D92272" w:rsidRPr="00303F39" w:rsidRDefault="00D92272" w:rsidP="00493D11">
            <w:pPr>
              <w:spacing w:after="80"/>
              <w:rPr>
                <w:rFonts w:ascii="Calibri" w:hAnsi="Calibri"/>
                <w:color w:val="000000"/>
              </w:rPr>
            </w:pPr>
            <w:r w:rsidRPr="00303F39">
              <w:rPr>
                <w:rFonts w:ascii="Calibri" w:hAnsi="Calibri"/>
                <w:color w:val="000000"/>
              </w:rPr>
              <w:t>1999</w:t>
            </w:r>
          </w:p>
        </w:tc>
        <w:tc>
          <w:tcPr>
            <w:tcW w:w="1689" w:type="pct"/>
            <w:vAlign w:val="center"/>
          </w:tcPr>
          <w:p w14:paraId="23935D72" w14:textId="77777777" w:rsidR="00D92272" w:rsidRPr="00303F39" w:rsidRDefault="00D92272" w:rsidP="00493D11">
            <w:pPr>
              <w:spacing w:after="80"/>
              <w:rPr>
                <w:rFonts w:ascii="Calibri" w:hAnsi="Calibri"/>
                <w:color w:val="000000"/>
              </w:rPr>
            </w:pPr>
            <w:r w:rsidRPr="00303F39">
              <w:rPr>
                <w:rFonts w:ascii="Calibri" w:hAnsi="Calibri"/>
                <w:color w:val="000000"/>
              </w:rPr>
              <w:t>EYKT</w:t>
            </w:r>
          </w:p>
        </w:tc>
        <w:tc>
          <w:tcPr>
            <w:tcW w:w="1226" w:type="pct"/>
            <w:vAlign w:val="center"/>
          </w:tcPr>
          <w:p w14:paraId="6774A093" w14:textId="77777777" w:rsidR="00D92272" w:rsidRPr="00303F39" w:rsidRDefault="00D92272" w:rsidP="00493D11">
            <w:pPr>
              <w:spacing w:after="80"/>
              <w:rPr>
                <w:rFonts w:ascii="Calibri" w:hAnsi="Calibri"/>
                <w:color w:val="000000"/>
              </w:rPr>
            </w:pPr>
            <w:r w:rsidRPr="00303F39">
              <w:rPr>
                <w:rFonts w:ascii="Calibri" w:hAnsi="Calibri"/>
                <w:color w:val="000000"/>
              </w:rPr>
              <w:t>64</w:t>
            </w:r>
          </w:p>
        </w:tc>
        <w:tc>
          <w:tcPr>
            <w:tcW w:w="1308" w:type="pct"/>
            <w:vAlign w:val="center"/>
          </w:tcPr>
          <w:p w14:paraId="00411028" w14:textId="77777777" w:rsidR="00D92272" w:rsidRPr="00303F39" w:rsidRDefault="00D92272" w:rsidP="00493D11">
            <w:pPr>
              <w:spacing w:after="80"/>
              <w:rPr>
                <w:rFonts w:ascii="Calibri" w:hAnsi="Calibri"/>
                <w:color w:val="000000"/>
              </w:rPr>
            </w:pPr>
            <w:r w:rsidRPr="00303F39">
              <w:rPr>
                <w:rFonts w:ascii="Calibri" w:hAnsi="Calibri"/>
                <w:color w:val="000000"/>
              </w:rPr>
              <w:t>7</w:t>
            </w:r>
          </w:p>
        </w:tc>
      </w:tr>
      <w:tr w:rsidR="00D92272" w:rsidRPr="00303F39" w14:paraId="36C20CF8" w14:textId="77777777" w:rsidTr="00493D11">
        <w:trPr>
          <w:trHeight w:val="151"/>
        </w:trPr>
        <w:tc>
          <w:tcPr>
            <w:tcW w:w="777" w:type="pct"/>
            <w:vAlign w:val="center"/>
          </w:tcPr>
          <w:p w14:paraId="62C79CCC" w14:textId="77777777" w:rsidR="00D92272" w:rsidRPr="00303F39" w:rsidRDefault="00D92272" w:rsidP="00493D11">
            <w:pPr>
              <w:spacing w:after="80"/>
              <w:rPr>
                <w:rFonts w:ascii="Calibri" w:hAnsi="Calibri"/>
                <w:color w:val="000000"/>
              </w:rPr>
            </w:pPr>
            <w:r w:rsidRPr="00303F39">
              <w:rPr>
                <w:rFonts w:ascii="Calibri" w:hAnsi="Calibri"/>
                <w:color w:val="000000"/>
              </w:rPr>
              <w:t>1999</w:t>
            </w:r>
          </w:p>
        </w:tc>
        <w:tc>
          <w:tcPr>
            <w:tcW w:w="1689" w:type="pct"/>
            <w:vAlign w:val="center"/>
          </w:tcPr>
          <w:p w14:paraId="1ED7188D" w14:textId="77777777" w:rsidR="00D92272" w:rsidRPr="00303F39" w:rsidRDefault="00D92272" w:rsidP="00493D11">
            <w:pPr>
              <w:spacing w:after="80"/>
              <w:rPr>
                <w:rFonts w:ascii="Calibri" w:hAnsi="Calibri"/>
                <w:color w:val="000000"/>
              </w:rPr>
            </w:pPr>
            <w:r w:rsidRPr="00303F39">
              <w:rPr>
                <w:rFonts w:ascii="Calibri" w:hAnsi="Calibri"/>
                <w:color w:val="000000"/>
              </w:rPr>
              <w:t>SSEO</w:t>
            </w:r>
          </w:p>
        </w:tc>
        <w:tc>
          <w:tcPr>
            <w:tcW w:w="1226" w:type="pct"/>
            <w:vAlign w:val="center"/>
          </w:tcPr>
          <w:p w14:paraId="3CD595EA" w14:textId="77777777" w:rsidR="00D92272" w:rsidRPr="00303F39" w:rsidRDefault="00D92272" w:rsidP="00493D11">
            <w:pPr>
              <w:spacing w:after="80"/>
              <w:rPr>
                <w:rFonts w:ascii="Calibri" w:hAnsi="Calibri"/>
                <w:color w:val="000000"/>
              </w:rPr>
            </w:pPr>
            <w:r w:rsidRPr="00303F39">
              <w:rPr>
                <w:rFonts w:ascii="Calibri" w:hAnsi="Calibri"/>
                <w:color w:val="000000"/>
              </w:rPr>
              <w:t>36</w:t>
            </w:r>
          </w:p>
        </w:tc>
        <w:tc>
          <w:tcPr>
            <w:tcW w:w="1308" w:type="pct"/>
            <w:vAlign w:val="center"/>
          </w:tcPr>
          <w:p w14:paraId="68E510CA" w14:textId="77777777" w:rsidR="00D92272" w:rsidRPr="00303F39" w:rsidRDefault="00D92272" w:rsidP="00493D11">
            <w:pPr>
              <w:spacing w:after="80"/>
              <w:rPr>
                <w:rFonts w:ascii="Calibri" w:hAnsi="Calibri"/>
                <w:color w:val="000000"/>
              </w:rPr>
            </w:pPr>
            <w:r w:rsidRPr="00303F39">
              <w:rPr>
                <w:rFonts w:ascii="Calibri" w:hAnsi="Calibri"/>
                <w:color w:val="000000"/>
              </w:rPr>
              <w:t>0</w:t>
            </w:r>
          </w:p>
        </w:tc>
      </w:tr>
      <w:tr w:rsidR="00D92272" w:rsidRPr="00303F39" w14:paraId="52E80AA1" w14:textId="77777777" w:rsidTr="00493D11">
        <w:trPr>
          <w:trHeight w:val="151"/>
        </w:trPr>
        <w:tc>
          <w:tcPr>
            <w:tcW w:w="777" w:type="pct"/>
            <w:vAlign w:val="center"/>
          </w:tcPr>
          <w:p w14:paraId="4D785C09" w14:textId="77777777" w:rsidR="00D92272" w:rsidRPr="00303F39" w:rsidRDefault="00D92272" w:rsidP="00493D11">
            <w:pPr>
              <w:spacing w:after="80"/>
              <w:rPr>
                <w:rFonts w:ascii="Calibri" w:hAnsi="Calibri"/>
                <w:color w:val="000000"/>
              </w:rPr>
            </w:pPr>
            <w:r w:rsidRPr="00303F39">
              <w:rPr>
                <w:rFonts w:ascii="Calibri" w:hAnsi="Calibri"/>
                <w:color w:val="000000"/>
              </w:rPr>
              <w:t>2003</w:t>
            </w:r>
          </w:p>
        </w:tc>
        <w:tc>
          <w:tcPr>
            <w:tcW w:w="1689" w:type="pct"/>
            <w:vAlign w:val="center"/>
          </w:tcPr>
          <w:p w14:paraId="1D6FAC39" w14:textId="77777777" w:rsidR="00D92272" w:rsidRPr="00303F39" w:rsidRDefault="00D92272" w:rsidP="00493D11">
            <w:pPr>
              <w:spacing w:after="80"/>
              <w:rPr>
                <w:rFonts w:ascii="Calibri" w:hAnsi="Calibri"/>
                <w:color w:val="000000"/>
              </w:rPr>
            </w:pPr>
            <w:r w:rsidRPr="00303F39">
              <w:rPr>
                <w:rFonts w:ascii="Calibri" w:hAnsi="Calibri"/>
                <w:color w:val="000000"/>
              </w:rPr>
              <w:t>CSEO</w:t>
            </w:r>
          </w:p>
        </w:tc>
        <w:tc>
          <w:tcPr>
            <w:tcW w:w="1226" w:type="pct"/>
            <w:vAlign w:val="center"/>
          </w:tcPr>
          <w:p w14:paraId="602ED036" w14:textId="77777777" w:rsidR="00D92272" w:rsidRPr="00303F39" w:rsidRDefault="00D92272" w:rsidP="00493D11">
            <w:pPr>
              <w:spacing w:after="80"/>
              <w:rPr>
                <w:rFonts w:ascii="Calibri" w:hAnsi="Calibri"/>
                <w:color w:val="000000"/>
              </w:rPr>
            </w:pPr>
            <w:r w:rsidRPr="00303F39">
              <w:rPr>
                <w:rFonts w:ascii="Calibri" w:hAnsi="Calibri"/>
                <w:color w:val="000000"/>
              </w:rPr>
              <w:t>74</w:t>
            </w:r>
          </w:p>
        </w:tc>
        <w:tc>
          <w:tcPr>
            <w:tcW w:w="1308" w:type="pct"/>
            <w:vAlign w:val="center"/>
          </w:tcPr>
          <w:p w14:paraId="7EF688B9" w14:textId="77777777" w:rsidR="00D92272" w:rsidRPr="00303F39" w:rsidRDefault="00D92272" w:rsidP="00493D11">
            <w:pPr>
              <w:spacing w:after="80"/>
              <w:rPr>
                <w:rFonts w:ascii="Calibri" w:hAnsi="Calibri"/>
                <w:color w:val="000000"/>
              </w:rPr>
            </w:pPr>
            <w:r w:rsidRPr="00303F39">
              <w:rPr>
                <w:rFonts w:ascii="Calibri" w:hAnsi="Calibri"/>
                <w:color w:val="000000"/>
              </w:rPr>
              <w:t>13</w:t>
            </w:r>
          </w:p>
        </w:tc>
      </w:tr>
      <w:tr w:rsidR="00D92272" w:rsidRPr="00303F39" w14:paraId="025B6307" w14:textId="77777777" w:rsidTr="00493D11">
        <w:trPr>
          <w:trHeight w:val="151"/>
        </w:trPr>
        <w:tc>
          <w:tcPr>
            <w:tcW w:w="777" w:type="pct"/>
            <w:vAlign w:val="center"/>
          </w:tcPr>
          <w:p w14:paraId="2AECB235" w14:textId="77777777" w:rsidR="00D92272" w:rsidRPr="00303F39" w:rsidRDefault="00D92272" w:rsidP="00493D11">
            <w:pPr>
              <w:spacing w:after="80"/>
              <w:rPr>
                <w:rFonts w:ascii="Calibri" w:hAnsi="Calibri"/>
                <w:color w:val="000000"/>
              </w:rPr>
            </w:pPr>
            <w:r w:rsidRPr="00303F39">
              <w:rPr>
                <w:rFonts w:ascii="Calibri" w:hAnsi="Calibri"/>
                <w:color w:val="000000"/>
              </w:rPr>
              <w:t>2003</w:t>
            </w:r>
          </w:p>
        </w:tc>
        <w:tc>
          <w:tcPr>
            <w:tcW w:w="1689" w:type="pct"/>
            <w:vAlign w:val="center"/>
          </w:tcPr>
          <w:p w14:paraId="557D6E6C" w14:textId="77777777" w:rsidR="00D92272" w:rsidRPr="00303F39" w:rsidRDefault="00D92272" w:rsidP="00493D11">
            <w:pPr>
              <w:spacing w:after="80"/>
              <w:rPr>
                <w:rFonts w:ascii="Calibri" w:hAnsi="Calibri"/>
                <w:color w:val="000000"/>
              </w:rPr>
            </w:pPr>
            <w:r w:rsidRPr="00303F39">
              <w:rPr>
                <w:rFonts w:ascii="Calibri" w:hAnsi="Calibri"/>
                <w:color w:val="000000"/>
              </w:rPr>
              <w:t>EYKT</w:t>
            </w:r>
          </w:p>
        </w:tc>
        <w:tc>
          <w:tcPr>
            <w:tcW w:w="1226" w:type="pct"/>
            <w:vAlign w:val="center"/>
          </w:tcPr>
          <w:p w14:paraId="480216E7" w14:textId="77777777" w:rsidR="00D92272" w:rsidRPr="00303F39" w:rsidRDefault="00D92272" w:rsidP="00493D11">
            <w:pPr>
              <w:spacing w:after="80"/>
              <w:rPr>
                <w:rFonts w:ascii="Calibri" w:hAnsi="Calibri"/>
                <w:color w:val="000000"/>
              </w:rPr>
            </w:pPr>
            <w:r w:rsidRPr="00303F39">
              <w:rPr>
                <w:rFonts w:ascii="Calibri" w:hAnsi="Calibri"/>
                <w:color w:val="000000"/>
              </w:rPr>
              <w:t>80</w:t>
            </w:r>
          </w:p>
        </w:tc>
        <w:tc>
          <w:tcPr>
            <w:tcW w:w="1308" w:type="pct"/>
            <w:vAlign w:val="center"/>
          </w:tcPr>
          <w:p w14:paraId="13356474" w14:textId="77777777" w:rsidR="00D92272" w:rsidRPr="00303F39" w:rsidRDefault="00D92272" w:rsidP="00493D11">
            <w:pPr>
              <w:spacing w:after="80"/>
              <w:rPr>
                <w:rFonts w:ascii="Calibri" w:hAnsi="Calibri"/>
                <w:color w:val="000000"/>
              </w:rPr>
            </w:pPr>
            <w:r w:rsidRPr="00303F39">
              <w:rPr>
                <w:rFonts w:ascii="Calibri" w:hAnsi="Calibri"/>
                <w:color w:val="000000"/>
              </w:rPr>
              <w:t>33</w:t>
            </w:r>
          </w:p>
        </w:tc>
      </w:tr>
      <w:tr w:rsidR="00D92272" w:rsidRPr="00303F39" w14:paraId="62724FB1" w14:textId="77777777" w:rsidTr="00493D11">
        <w:trPr>
          <w:trHeight w:val="151"/>
        </w:trPr>
        <w:tc>
          <w:tcPr>
            <w:tcW w:w="777" w:type="pct"/>
            <w:vAlign w:val="center"/>
          </w:tcPr>
          <w:p w14:paraId="06F2AF74" w14:textId="77777777" w:rsidR="00D92272" w:rsidRPr="00303F39" w:rsidRDefault="00D92272" w:rsidP="00493D11">
            <w:pPr>
              <w:spacing w:after="80"/>
              <w:rPr>
                <w:rFonts w:ascii="Calibri" w:hAnsi="Calibri"/>
                <w:color w:val="000000"/>
              </w:rPr>
            </w:pPr>
            <w:r w:rsidRPr="00303F39">
              <w:rPr>
                <w:rFonts w:ascii="Calibri" w:hAnsi="Calibri"/>
                <w:color w:val="000000"/>
              </w:rPr>
              <w:t>2005</w:t>
            </w:r>
          </w:p>
        </w:tc>
        <w:tc>
          <w:tcPr>
            <w:tcW w:w="1689" w:type="pct"/>
            <w:vAlign w:val="center"/>
          </w:tcPr>
          <w:p w14:paraId="2741B98E" w14:textId="77777777" w:rsidR="00D92272" w:rsidRPr="00303F39" w:rsidRDefault="00D92272" w:rsidP="00493D11">
            <w:pPr>
              <w:spacing w:after="80"/>
              <w:rPr>
                <w:rFonts w:ascii="Calibri" w:hAnsi="Calibri"/>
                <w:color w:val="000000"/>
              </w:rPr>
            </w:pPr>
            <w:r w:rsidRPr="00303F39">
              <w:rPr>
                <w:rFonts w:ascii="Calibri" w:hAnsi="Calibri"/>
                <w:color w:val="000000"/>
              </w:rPr>
              <w:t>SSEO</w:t>
            </w:r>
          </w:p>
        </w:tc>
        <w:tc>
          <w:tcPr>
            <w:tcW w:w="1226" w:type="pct"/>
            <w:vAlign w:val="center"/>
          </w:tcPr>
          <w:p w14:paraId="1F7840D7" w14:textId="77777777" w:rsidR="00D92272" w:rsidRPr="00303F39" w:rsidRDefault="00D92272" w:rsidP="00493D11">
            <w:pPr>
              <w:spacing w:after="80"/>
              <w:rPr>
                <w:rFonts w:ascii="Calibri" w:hAnsi="Calibri"/>
                <w:color w:val="000000"/>
              </w:rPr>
            </w:pPr>
            <w:r w:rsidRPr="00303F39">
              <w:rPr>
                <w:rFonts w:ascii="Calibri" w:hAnsi="Calibri"/>
                <w:color w:val="000000"/>
              </w:rPr>
              <w:t>78</w:t>
            </w:r>
          </w:p>
        </w:tc>
        <w:tc>
          <w:tcPr>
            <w:tcW w:w="1308" w:type="pct"/>
            <w:vAlign w:val="center"/>
          </w:tcPr>
          <w:p w14:paraId="635C2E8A" w14:textId="77777777" w:rsidR="00D92272" w:rsidRPr="00303F39" w:rsidRDefault="00D92272" w:rsidP="00493D11">
            <w:pPr>
              <w:spacing w:after="80"/>
              <w:rPr>
                <w:rFonts w:ascii="Calibri" w:hAnsi="Calibri"/>
                <w:color w:val="000000"/>
              </w:rPr>
            </w:pPr>
            <w:r w:rsidRPr="00303F39">
              <w:rPr>
                <w:rFonts w:ascii="Calibri" w:hAnsi="Calibri"/>
                <w:color w:val="000000"/>
              </w:rPr>
              <w:t>11</w:t>
            </w:r>
          </w:p>
        </w:tc>
      </w:tr>
      <w:tr w:rsidR="00D92272" w:rsidRPr="00303F39" w14:paraId="1E0E53F5" w14:textId="77777777" w:rsidTr="00493D11">
        <w:trPr>
          <w:trHeight w:val="151"/>
        </w:trPr>
        <w:tc>
          <w:tcPr>
            <w:tcW w:w="777" w:type="pct"/>
            <w:vAlign w:val="center"/>
          </w:tcPr>
          <w:p w14:paraId="56681C81" w14:textId="77777777" w:rsidR="00D92272" w:rsidRPr="00303F39" w:rsidRDefault="00D92272" w:rsidP="00493D11">
            <w:pPr>
              <w:spacing w:after="80"/>
              <w:rPr>
                <w:rFonts w:ascii="Calibri" w:hAnsi="Calibri"/>
                <w:color w:val="000000"/>
              </w:rPr>
            </w:pPr>
            <w:r w:rsidRPr="00303F39">
              <w:rPr>
                <w:rFonts w:ascii="Calibri" w:hAnsi="Calibri"/>
                <w:color w:val="000000"/>
              </w:rPr>
              <w:t>2007</w:t>
            </w:r>
          </w:p>
        </w:tc>
        <w:tc>
          <w:tcPr>
            <w:tcW w:w="1689" w:type="pct"/>
            <w:vAlign w:val="center"/>
          </w:tcPr>
          <w:p w14:paraId="731A6D95" w14:textId="77777777" w:rsidR="00D92272" w:rsidRPr="00303F39" w:rsidRDefault="00D92272" w:rsidP="00493D11">
            <w:pPr>
              <w:spacing w:after="80"/>
              <w:rPr>
                <w:rFonts w:ascii="Calibri" w:hAnsi="Calibri"/>
                <w:color w:val="000000"/>
              </w:rPr>
            </w:pPr>
            <w:r w:rsidRPr="00303F39">
              <w:rPr>
                <w:rFonts w:ascii="Calibri" w:hAnsi="Calibri"/>
                <w:color w:val="000000"/>
              </w:rPr>
              <w:t>CSEO</w:t>
            </w:r>
          </w:p>
        </w:tc>
        <w:tc>
          <w:tcPr>
            <w:tcW w:w="1226" w:type="pct"/>
            <w:vAlign w:val="center"/>
          </w:tcPr>
          <w:p w14:paraId="57EADC79" w14:textId="77777777" w:rsidR="00D92272" w:rsidRPr="00303F39" w:rsidRDefault="00D92272" w:rsidP="00493D11">
            <w:pPr>
              <w:spacing w:after="80"/>
              <w:rPr>
                <w:rFonts w:ascii="Calibri" w:hAnsi="Calibri"/>
                <w:color w:val="000000"/>
              </w:rPr>
            </w:pPr>
            <w:r w:rsidRPr="00303F39">
              <w:rPr>
                <w:rFonts w:ascii="Calibri" w:hAnsi="Calibri"/>
                <w:color w:val="000000"/>
              </w:rPr>
              <w:t>88</w:t>
            </w:r>
          </w:p>
        </w:tc>
        <w:tc>
          <w:tcPr>
            <w:tcW w:w="1308" w:type="pct"/>
            <w:vAlign w:val="center"/>
          </w:tcPr>
          <w:p w14:paraId="6818E4CC" w14:textId="77777777" w:rsidR="00D92272" w:rsidRPr="00303F39" w:rsidRDefault="00D92272" w:rsidP="00493D11">
            <w:pPr>
              <w:spacing w:after="80"/>
              <w:rPr>
                <w:rFonts w:ascii="Calibri" w:hAnsi="Calibri"/>
                <w:color w:val="000000"/>
              </w:rPr>
            </w:pPr>
            <w:r w:rsidRPr="00303F39">
              <w:rPr>
                <w:rFonts w:ascii="Calibri" w:hAnsi="Calibri"/>
                <w:color w:val="000000"/>
              </w:rPr>
              <w:t>15</w:t>
            </w:r>
          </w:p>
        </w:tc>
      </w:tr>
      <w:tr w:rsidR="00D92272" w:rsidRPr="0052360E" w14:paraId="545844DC" w14:textId="77777777" w:rsidTr="00493D11">
        <w:trPr>
          <w:trHeight w:val="151"/>
        </w:trPr>
        <w:tc>
          <w:tcPr>
            <w:tcW w:w="777" w:type="pct"/>
            <w:vAlign w:val="center"/>
          </w:tcPr>
          <w:p w14:paraId="26B79C6C" w14:textId="77777777" w:rsidR="00D92272" w:rsidRPr="00303F39" w:rsidRDefault="00D92272" w:rsidP="00493D11">
            <w:pPr>
              <w:spacing w:after="80"/>
              <w:rPr>
                <w:rFonts w:ascii="Calibri" w:hAnsi="Calibri"/>
                <w:color w:val="000000"/>
              </w:rPr>
            </w:pPr>
            <w:r w:rsidRPr="00303F39">
              <w:rPr>
                <w:rFonts w:ascii="Calibri" w:hAnsi="Calibri"/>
                <w:color w:val="000000"/>
              </w:rPr>
              <w:t>2009</w:t>
            </w:r>
          </w:p>
        </w:tc>
        <w:tc>
          <w:tcPr>
            <w:tcW w:w="1689" w:type="pct"/>
            <w:vAlign w:val="center"/>
          </w:tcPr>
          <w:p w14:paraId="6CF89A79" w14:textId="77777777" w:rsidR="00D92272" w:rsidRPr="00303F39" w:rsidRDefault="00D92272" w:rsidP="00493D11">
            <w:pPr>
              <w:spacing w:after="80"/>
              <w:rPr>
                <w:rFonts w:ascii="Calibri" w:hAnsi="Calibri"/>
                <w:color w:val="000000"/>
              </w:rPr>
            </w:pPr>
            <w:r w:rsidRPr="00303F39">
              <w:rPr>
                <w:rFonts w:ascii="Calibri" w:hAnsi="Calibri"/>
                <w:color w:val="000000"/>
              </w:rPr>
              <w:t>EYKT</w:t>
            </w:r>
          </w:p>
        </w:tc>
        <w:tc>
          <w:tcPr>
            <w:tcW w:w="1226" w:type="pct"/>
            <w:vAlign w:val="center"/>
          </w:tcPr>
          <w:p w14:paraId="184AF97D" w14:textId="77777777" w:rsidR="00D92272" w:rsidRPr="00303F39" w:rsidRDefault="00D92272" w:rsidP="00493D11">
            <w:pPr>
              <w:spacing w:after="80"/>
              <w:rPr>
                <w:rFonts w:ascii="Calibri" w:hAnsi="Calibri"/>
                <w:color w:val="000000"/>
              </w:rPr>
            </w:pPr>
            <w:r w:rsidRPr="00303F39">
              <w:rPr>
                <w:rFonts w:ascii="Calibri" w:hAnsi="Calibri"/>
                <w:color w:val="000000"/>
              </w:rPr>
              <w:t>48</w:t>
            </w:r>
          </w:p>
        </w:tc>
        <w:tc>
          <w:tcPr>
            <w:tcW w:w="1308" w:type="pct"/>
            <w:vAlign w:val="center"/>
          </w:tcPr>
          <w:p w14:paraId="0F51E8AF" w14:textId="77777777" w:rsidR="00D92272" w:rsidRPr="00303F39" w:rsidRDefault="00D92272" w:rsidP="00493D11">
            <w:pPr>
              <w:spacing w:after="80"/>
              <w:rPr>
                <w:rFonts w:ascii="Calibri" w:hAnsi="Calibri"/>
                <w:color w:val="000000"/>
              </w:rPr>
            </w:pPr>
            <w:r w:rsidRPr="00303F39">
              <w:rPr>
                <w:rFonts w:ascii="Calibri" w:hAnsi="Calibri"/>
                <w:color w:val="000000"/>
              </w:rPr>
              <w:t>10</w:t>
            </w:r>
          </w:p>
        </w:tc>
      </w:tr>
    </w:tbl>
    <w:p w14:paraId="59568A1B" w14:textId="77777777" w:rsidR="00E61940" w:rsidRPr="0052360E" w:rsidRDefault="00E61940" w:rsidP="00CF16A9">
      <w:pPr>
        <w:rPr>
          <w:highlight w:val="yellow"/>
        </w:rPr>
      </w:pPr>
    </w:p>
    <w:p w14:paraId="67FD1402" w14:textId="77777777" w:rsidR="00E61940" w:rsidRPr="0052360E" w:rsidRDefault="00E61940" w:rsidP="00CF16A9">
      <w:pPr>
        <w:rPr>
          <w:highlight w:val="yellow"/>
        </w:rPr>
        <w:sectPr w:rsidR="00E61940" w:rsidRPr="0052360E" w:rsidSect="008552BB">
          <w:pgSz w:w="15840" w:h="12240" w:orient="landscape"/>
          <w:pgMar w:top="1440" w:right="1440" w:bottom="1440" w:left="1440" w:header="720" w:footer="720" w:gutter="0"/>
          <w:cols w:space="720"/>
          <w:docGrid w:linePitch="360"/>
        </w:sectPr>
      </w:pPr>
    </w:p>
    <w:p w14:paraId="72F587A3" w14:textId="77777777" w:rsidR="00AB1F6C" w:rsidRPr="005629D4" w:rsidRDefault="00A55E5F" w:rsidP="00CF16A9">
      <w:pPr>
        <w:rPr>
          <w:b/>
          <w:sz w:val="24"/>
          <w:szCs w:val="24"/>
        </w:rPr>
      </w:pPr>
      <w:r w:rsidRPr="005629D4">
        <w:rPr>
          <w:b/>
          <w:sz w:val="24"/>
          <w:szCs w:val="24"/>
        </w:rPr>
        <w:lastRenderedPageBreak/>
        <w:t xml:space="preserve">Table </w:t>
      </w:r>
      <w:r w:rsidR="00493D11" w:rsidRPr="005629D4">
        <w:rPr>
          <w:b/>
          <w:sz w:val="24"/>
          <w:szCs w:val="24"/>
        </w:rPr>
        <w:t>5</w:t>
      </w:r>
      <w:r w:rsidRPr="005629D4">
        <w:rPr>
          <w:b/>
          <w:sz w:val="24"/>
          <w:szCs w:val="24"/>
        </w:rPr>
        <w:t xml:space="preserve">. </w:t>
      </w:r>
      <w:r w:rsidR="00303F39" w:rsidRPr="005629D4">
        <w:rPr>
          <w:b/>
          <w:sz w:val="24"/>
          <w:szCs w:val="24"/>
        </w:rPr>
        <w:t>C</w:t>
      </w:r>
      <w:r w:rsidR="00666A85" w:rsidRPr="005629D4">
        <w:rPr>
          <w:b/>
          <w:sz w:val="24"/>
          <w:szCs w:val="24"/>
        </w:rPr>
        <w:t>SEO</w:t>
      </w:r>
      <w:r w:rsidRPr="005629D4">
        <w:rPr>
          <w:b/>
          <w:sz w:val="24"/>
          <w:szCs w:val="24"/>
        </w:rPr>
        <w:t xml:space="preserve"> distance analysis results and model </w:t>
      </w:r>
      <w:r w:rsidR="00650F17" w:rsidRPr="005629D4">
        <w:rPr>
          <w:b/>
          <w:sz w:val="24"/>
          <w:szCs w:val="24"/>
        </w:rPr>
        <w:t>inputs</w:t>
      </w:r>
      <w:r w:rsidR="008216B8" w:rsidRPr="005629D4">
        <w:rPr>
          <w:b/>
          <w:sz w:val="24"/>
          <w:szCs w:val="24"/>
        </w:rPr>
        <w:t xml:space="preserve"> for the SAFE</w:t>
      </w:r>
      <w:r w:rsidR="00650F17" w:rsidRPr="005629D4">
        <w:rPr>
          <w:b/>
          <w:sz w:val="24"/>
          <w:szCs w:val="24"/>
        </w:rPr>
        <w:t xml:space="preserve">. </w:t>
      </w:r>
      <w:r w:rsidR="005629D4">
        <w:rPr>
          <w:b/>
          <w:sz w:val="24"/>
          <w:szCs w:val="24"/>
        </w:rPr>
        <w:t>The 2016 model below includes all adults and subadults ≥340 and with no length information.</w:t>
      </w:r>
    </w:p>
    <w:tbl>
      <w:tblPr>
        <w:tblStyle w:val="TableGrid"/>
        <w:tblpPr w:leftFromText="180" w:rightFromText="180" w:vertAnchor="page" w:horzAnchor="margin" w:tblpY="2357"/>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1416"/>
        <w:gridCol w:w="1415"/>
        <w:gridCol w:w="1415"/>
        <w:gridCol w:w="1677"/>
        <w:gridCol w:w="1415"/>
        <w:gridCol w:w="1402"/>
        <w:gridCol w:w="1402"/>
        <w:gridCol w:w="1402"/>
      </w:tblGrid>
      <w:tr w:rsidR="001F6EC5" w:rsidRPr="005629D4" w14:paraId="113C71F8" w14:textId="77777777" w:rsidTr="00F31605">
        <w:trPr>
          <w:trHeight w:val="870"/>
        </w:trPr>
        <w:tc>
          <w:tcPr>
            <w:tcW w:w="546" w:type="pct"/>
            <w:tcBorders>
              <w:top w:val="single" w:sz="4" w:space="0" w:color="auto"/>
              <w:bottom w:val="single" w:sz="4" w:space="0" w:color="auto"/>
            </w:tcBorders>
          </w:tcPr>
          <w:p w14:paraId="50615C2B" w14:textId="77777777" w:rsidR="001F6EC5" w:rsidRPr="005629D4" w:rsidRDefault="001F6EC5" w:rsidP="000A5B0E">
            <w:pPr>
              <w:rPr>
                <w:sz w:val="24"/>
                <w:szCs w:val="24"/>
              </w:rPr>
            </w:pPr>
            <w:r w:rsidRPr="005629D4">
              <w:rPr>
                <w:sz w:val="24"/>
                <w:szCs w:val="24"/>
              </w:rPr>
              <w:t>Year</w:t>
            </w:r>
          </w:p>
        </w:tc>
        <w:tc>
          <w:tcPr>
            <w:tcW w:w="546" w:type="pct"/>
            <w:tcBorders>
              <w:top w:val="single" w:sz="4" w:space="0" w:color="auto"/>
              <w:bottom w:val="single" w:sz="4" w:space="0" w:color="auto"/>
            </w:tcBorders>
          </w:tcPr>
          <w:p w14:paraId="4219C373" w14:textId="77777777" w:rsidR="001F6EC5" w:rsidRPr="005629D4" w:rsidRDefault="001F6EC5" w:rsidP="000A5B0E">
            <w:pPr>
              <w:rPr>
                <w:sz w:val="24"/>
                <w:szCs w:val="24"/>
              </w:rPr>
            </w:pPr>
            <w:r w:rsidRPr="005629D4">
              <w:rPr>
                <w:sz w:val="24"/>
                <w:szCs w:val="24"/>
              </w:rPr>
              <w:t># transects</w:t>
            </w:r>
          </w:p>
        </w:tc>
        <w:tc>
          <w:tcPr>
            <w:tcW w:w="546" w:type="pct"/>
            <w:tcBorders>
              <w:top w:val="single" w:sz="4" w:space="0" w:color="auto"/>
              <w:bottom w:val="single" w:sz="4" w:space="0" w:color="auto"/>
            </w:tcBorders>
          </w:tcPr>
          <w:p w14:paraId="716BE6D8" w14:textId="77777777" w:rsidR="001F6EC5" w:rsidRPr="005629D4" w:rsidRDefault="001F6EC5" w:rsidP="000A5B0E">
            <w:pPr>
              <w:rPr>
                <w:sz w:val="24"/>
                <w:szCs w:val="24"/>
              </w:rPr>
            </w:pPr>
            <w:r w:rsidRPr="005629D4">
              <w:rPr>
                <w:sz w:val="24"/>
                <w:szCs w:val="24"/>
              </w:rPr>
              <w:t># yelloweye in model</w:t>
            </w:r>
          </w:p>
        </w:tc>
        <w:tc>
          <w:tcPr>
            <w:tcW w:w="546" w:type="pct"/>
            <w:tcBorders>
              <w:top w:val="single" w:sz="4" w:space="0" w:color="auto"/>
              <w:bottom w:val="single" w:sz="4" w:space="0" w:color="auto"/>
            </w:tcBorders>
          </w:tcPr>
          <w:p w14:paraId="5383E507" w14:textId="77777777" w:rsidR="001F6EC5" w:rsidRPr="005629D4" w:rsidRDefault="001F6EC5" w:rsidP="000A5B0E">
            <w:pPr>
              <w:rPr>
                <w:sz w:val="24"/>
                <w:szCs w:val="24"/>
              </w:rPr>
            </w:pPr>
            <w:r w:rsidRPr="005629D4">
              <w:rPr>
                <w:sz w:val="24"/>
                <w:szCs w:val="24"/>
              </w:rPr>
              <w:t>Meters surveyed</w:t>
            </w:r>
          </w:p>
        </w:tc>
        <w:tc>
          <w:tcPr>
            <w:tcW w:w="647" w:type="pct"/>
            <w:tcBorders>
              <w:top w:val="single" w:sz="4" w:space="0" w:color="auto"/>
              <w:bottom w:val="single" w:sz="4" w:space="0" w:color="auto"/>
            </w:tcBorders>
          </w:tcPr>
          <w:p w14:paraId="05F6216D" w14:textId="77777777" w:rsidR="001F6EC5" w:rsidRPr="005629D4" w:rsidRDefault="001F6EC5" w:rsidP="000A5B0E">
            <w:pPr>
              <w:rPr>
                <w:sz w:val="24"/>
                <w:szCs w:val="24"/>
              </w:rPr>
            </w:pPr>
            <w:r w:rsidRPr="005629D4">
              <w:rPr>
                <w:sz w:val="24"/>
                <w:szCs w:val="24"/>
              </w:rPr>
              <w:t>Encounter rate (yelloweye/L)</w:t>
            </w:r>
          </w:p>
        </w:tc>
        <w:tc>
          <w:tcPr>
            <w:tcW w:w="546" w:type="pct"/>
            <w:tcBorders>
              <w:top w:val="single" w:sz="4" w:space="0" w:color="auto"/>
              <w:bottom w:val="single" w:sz="4" w:space="0" w:color="auto"/>
            </w:tcBorders>
          </w:tcPr>
          <w:p w14:paraId="4E6D0AF1" w14:textId="77777777" w:rsidR="001F6EC5" w:rsidRPr="005629D4" w:rsidRDefault="001F6EC5" w:rsidP="000A5B0E">
            <w:pPr>
              <w:rPr>
                <w:sz w:val="24"/>
                <w:szCs w:val="24"/>
              </w:rPr>
            </w:pPr>
            <w:r w:rsidRPr="005629D4">
              <w:rPr>
                <w:sz w:val="24"/>
                <w:szCs w:val="24"/>
              </w:rPr>
              <w:t xml:space="preserve">Density </w:t>
            </w:r>
          </w:p>
          <w:p w14:paraId="4849B02B" w14:textId="77777777" w:rsidR="001F6EC5" w:rsidRPr="005629D4" w:rsidRDefault="007E37EC" w:rsidP="000A5B0E">
            <w:pPr>
              <w:rPr>
                <w:sz w:val="24"/>
                <w:szCs w:val="24"/>
              </w:rPr>
            </w:pPr>
            <w:r>
              <w:rPr>
                <w:sz w:val="24"/>
                <w:szCs w:val="24"/>
              </w:rPr>
              <w:t>(ye/</w:t>
            </w:r>
            <w:r w:rsidR="001F6EC5" w:rsidRPr="005629D4">
              <w:rPr>
                <w:sz w:val="24"/>
                <w:szCs w:val="24"/>
              </w:rPr>
              <w:t>km</w:t>
            </w:r>
            <w:r w:rsidR="001F6EC5" w:rsidRPr="005629D4">
              <w:rPr>
                <w:sz w:val="24"/>
                <w:szCs w:val="24"/>
                <w:vertAlign w:val="superscript"/>
              </w:rPr>
              <w:t>2</w:t>
            </w:r>
            <w:r w:rsidR="001F6EC5" w:rsidRPr="005629D4">
              <w:rPr>
                <w:sz w:val="24"/>
                <w:szCs w:val="24"/>
              </w:rPr>
              <w:t>)</w:t>
            </w:r>
          </w:p>
        </w:tc>
        <w:tc>
          <w:tcPr>
            <w:tcW w:w="541" w:type="pct"/>
            <w:tcBorders>
              <w:top w:val="single" w:sz="4" w:space="0" w:color="auto"/>
              <w:bottom w:val="single" w:sz="4" w:space="0" w:color="auto"/>
            </w:tcBorders>
          </w:tcPr>
          <w:p w14:paraId="4DF83BAF" w14:textId="77777777" w:rsidR="001F6EC5" w:rsidRPr="005629D4" w:rsidRDefault="001F6EC5" w:rsidP="000A5B0E">
            <w:pPr>
              <w:rPr>
                <w:sz w:val="24"/>
                <w:szCs w:val="24"/>
              </w:rPr>
            </w:pPr>
            <w:r w:rsidRPr="005629D4">
              <w:rPr>
                <w:sz w:val="24"/>
                <w:szCs w:val="24"/>
              </w:rPr>
              <w:t xml:space="preserve">Lower CI (95%;  </w:t>
            </w:r>
          </w:p>
          <w:p w14:paraId="47168F27" w14:textId="77777777" w:rsidR="001F6EC5" w:rsidRPr="005629D4" w:rsidRDefault="007E37EC" w:rsidP="000A5B0E">
            <w:pPr>
              <w:rPr>
                <w:sz w:val="24"/>
                <w:szCs w:val="24"/>
              </w:rPr>
            </w:pPr>
            <w:r>
              <w:rPr>
                <w:sz w:val="24"/>
                <w:szCs w:val="24"/>
              </w:rPr>
              <w:t>ye/</w:t>
            </w:r>
            <w:r w:rsidR="001F6EC5" w:rsidRPr="005629D4">
              <w:rPr>
                <w:sz w:val="24"/>
                <w:szCs w:val="24"/>
              </w:rPr>
              <w:t>km</w:t>
            </w:r>
            <w:r w:rsidR="001F6EC5" w:rsidRPr="005629D4">
              <w:rPr>
                <w:sz w:val="24"/>
                <w:szCs w:val="24"/>
                <w:vertAlign w:val="superscript"/>
              </w:rPr>
              <w:t>2</w:t>
            </w:r>
            <w:r w:rsidR="001F6EC5" w:rsidRPr="005629D4">
              <w:rPr>
                <w:sz w:val="24"/>
                <w:szCs w:val="24"/>
              </w:rPr>
              <w:t>)</w:t>
            </w:r>
          </w:p>
        </w:tc>
        <w:tc>
          <w:tcPr>
            <w:tcW w:w="541" w:type="pct"/>
            <w:tcBorders>
              <w:top w:val="single" w:sz="4" w:space="0" w:color="auto"/>
              <w:bottom w:val="single" w:sz="4" w:space="0" w:color="auto"/>
            </w:tcBorders>
          </w:tcPr>
          <w:p w14:paraId="477E9832" w14:textId="77777777" w:rsidR="001F6EC5" w:rsidRPr="005629D4" w:rsidRDefault="001F6EC5" w:rsidP="000A5B0E">
            <w:pPr>
              <w:rPr>
                <w:sz w:val="24"/>
                <w:szCs w:val="24"/>
              </w:rPr>
            </w:pPr>
            <w:r w:rsidRPr="005629D4">
              <w:rPr>
                <w:sz w:val="24"/>
                <w:szCs w:val="24"/>
              </w:rPr>
              <w:t>Upper CI</w:t>
            </w:r>
            <w:r w:rsidR="007E37EC">
              <w:rPr>
                <w:sz w:val="24"/>
                <w:szCs w:val="24"/>
              </w:rPr>
              <w:t xml:space="preserve"> </w:t>
            </w:r>
            <w:r w:rsidRPr="005629D4">
              <w:rPr>
                <w:sz w:val="24"/>
                <w:szCs w:val="24"/>
              </w:rPr>
              <w:t xml:space="preserve">(95%;  </w:t>
            </w:r>
          </w:p>
          <w:p w14:paraId="5EA18583" w14:textId="77777777" w:rsidR="001F6EC5" w:rsidRPr="005629D4" w:rsidRDefault="007E37EC" w:rsidP="000A5B0E">
            <w:pPr>
              <w:rPr>
                <w:sz w:val="24"/>
                <w:szCs w:val="24"/>
              </w:rPr>
            </w:pPr>
            <w:r>
              <w:rPr>
                <w:sz w:val="24"/>
                <w:szCs w:val="24"/>
              </w:rPr>
              <w:t>ye/</w:t>
            </w:r>
            <w:r w:rsidR="001F6EC5" w:rsidRPr="005629D4">
              <w:rPr>
                <w:sz w:val="24"/>
                <w:szCs w:val="24"/>
              </w:rPr>
              <w:t>km</w:t>
            </w:r>
            <w:r w:rsidR="001F6EC5" w:rsidRPr="005629D4">
              <w:rPr>
                <w:sz w:val="24"/>
                <w:szCs w:val="24"/>
                <w:vertAlign w:val="superscript"/>
              </w:rPr>
              <w:t>2</w:t>
            </w:r>
            <w:r w:rsidR="001F6EC5" w:rsidRPr="005629D4">
              <w:rPr>
                <w:sz w:val="24"/>
                <w:szCs w:val="24"/>
              </w:rPr>
              <w:t>)</w:t>
            </w:r>
          </w:p>
        </w:tc>
        <w:tc>
          <w:tcPr>
            <w:tcW w:w="541" w:type="pct"/>
            <w:tcBorders>
              <w:top w:val="single" w:sz="4" w:space="0" w:color="auto"/>
              <w:bottom w:val="single" w:sz="4" w:space="0" w:color="auto"/>
            </w:tcBorders>
          </w:tcPr>
          <w:p w14:paraId="758BDA23" w14:textId="77777777" w:rsidR="001F6EC5" w:rsidRPr="005629D4" w:rsidRDefault="001F6EC5" w:rsidP="000A5B0E">
            <w:pPr>
              <w:rPr>
                <w:sz w:val="24"/>
                <w:szCs w:val="24"/>
              </w:rPr>
            </w:pPr>
            <w:r w:rsidRPr="005629D4">
              <w:rPr>
                <w:sz w:val="24"/>
                <w:szCs w:val="24"/>
              </w:rPr>
              <w:t>CV</w:t>
            </w:r>
          </w:p>
        </w:tc>
      </w:tr>
      <w:tr w:rsidR="00F31605" w:rsidRPr="005629D4" w14:paraId="25702E28" w14:textId="77777777" w:rsidTr="00F31605">
        <w:trPr>
          <w:trHeight w:val="424"/>
        </w:trPr>
        <w:tc>
          <w:tcPr>
            <w:tcW w:w="546" w:type="pct"/>
            <w:tcBorders>
              <w:top w:val="single" w:sz="4" w:space="0" w:color="auto"/>
              <w:bottom w:val="nil"/>
            </w:tcBorders>
          </w:tcPr>
          <w:p w14:paraId="56ECF74E" w14:textId="77777777" w:rsidR="00F31605" w:rsidRPr="005D3E1A" w:rsidRDefault="00F31605" w:rsidP="000A5B0E">
            <w:pPr>
              <w:rPr>
                <w:sz w:val="24"/>
                <w:szCs w:val="24"/>
              </w:rPr>
            </w:pPr>
            <w:r w:rsidRPr="005D3E1A">
              <w:rPr>
                <w:sz w:val="24"/>
                <w:szCs w:val="24"/>
              </w:rPr>
              <w:t>1995</w:t>
            </w:r>
          </w:p>
        </w:tc>
        <w:tc>
          <w:tcPr>
            <w:tcW w:w="546" w:type="pct"/>
            <w:tcBorders>
              <w:top w:val="single" w:sz="4" w:space="0" w:color="auto"/>
              <w:bottom w:val="nil"/>
            </w:tcBorders>
          </w:tcPr>
          <w:p w14:paraId="5BD85EB9" w14:textId="77777777" w:rsidR="00F31605" w:rsidRPr="005D3E1A" w:rsidRDefault="005D3E1A" w:rsidP="000A5B0E">
            <w:pPr>
              <w:rPr>
                <w:sz w:val="24"/>
                <w:szCs w:val="24"/>
              </w:rPr>
            </w:pPr>
            <w:r w:rsidRPr="005D3E1A">
              <w:rPr>
                <w:sz w:val="24"/>
                <w:szCs w:val="24"/>
              </w:rPr>
              <w:t>24</w:t>
            </w:r>
          </w:p>
        </w:tc>
        <w:tc>
          <w:tcPr>
            <w:tcW w:w="546" w:type="pct"/>
            <w:tcBorders>
              <w:top w:val="single" w:sz="4" w:space="0" w:color="auto"/>
              <w:bottom w:val="nil"/>
            </w:tcBorders>
          </w:tcPr>
          <w:p w14:paraId="16B6D4EC" w14:textId="77777777" w:rsidR="00F31605" w:rsidRPr="005629D4" w:rsidRDefault="00F31605" w:rsidP="000A5B0E">
            <w:pPr>
              <w:rPr>
                <w:sz w:val="24"/>
                <w:szCs w:val="24"/>
              </w:rPr>
            </w:pPr>
            <w:r>
              <w:rPr>
                <w:sz w:val="24"/>
                <w:szCs w:val="24"/>
              </w:rPr>
              <w:t>235</w:t>
            </w:r>
          </w:p>
        </w:tc>
        <w:tc>
          <w:tcPr>
            <w:tcW w:w="546" w:type="pct"/>
            <w:tcBorders>
              <w:top w:val="single" w:sz="4" w:space="0" w:color="auto"/>
              <w:bottom w:val="nil"/>
            </w:tcBorders>
          </w:tcPr>
          <w:p w14:paraId="7F1322EB" w14:textId="77777777" w:rsidR="00F31605" w:rsidRPr="005629D4" w:rsidRDefault="00F31605" w:rsidP="000A5B0E">
            <w:pPr>
              <w:rPr>
                <w:sz w:val="24"/>
                <w:szCs w:val="24"/>
              </w:rPr>
            </w:pPr>
            <w:r>
              <w:rPr>
                <w:sz w:val="24"/>
                <w:szCs w:val="24"/>
              </w:rPr>
              <w:t>39,368</w:t>
            </w:r>
          </w:p>
        </w:tc>
        <w:tc>
          <w:tcPr>
            <w:tcW w:w="647" w:type="pct"/>
            <w:tcBorders>
              <w:top w:val="single" w:sz="4" w:space="0" w:color="auto"/>
              <w:bottom w:val="nil"/>
            </w:tcBorders>
          </w:tcPr>
          <w:p w14:paraId="1C2F92A0" w14:textId="77777777" w:rsidR="00F31605" w:rsidRPr="005629D4" w:rsidRDefault="00F31605" w:rsidP="000A5B0E">
            <w:pPr>
              <w:rPr>
                <w:sz w:val="24"/>
                <w:szCs w:val="24"/>
              </w:rPr>
            </w:pPr>
            <w:r>
              <w:rPr>
                <w:sz w:val="24"/>
                <w:szCs w:val="24"/>
              </w:rPr>
              <w:t>0.006</w:t>
            </w:r>
          </w:p>
        </w:tc>
        <w:tc>
          <w:tcPr>
            <w:tcW w:w="546" w:type="pct"/>
            <w:tcBorders>
              <w:top w:val="single" w:sz="4" w:space="0" w:color="auto"/>
              <w:bottom w:val="nil"/>
            </w:tcBorders>
          </w:tcPr>
          <w:p w14:paraId="6818C456" w14:textId="77777777" w:rsidR="00F31605" w:rsidRPr="005629D4" w:rsidRDefault="00F31605" w:rsidP="000A5B0E">
            <w:pPr>
              <w:rPr>
                <w:sz w:val="24"/>
                <w:szCs w:val="24"/>
              </w:rPr>
            </w:pPr>
            <w:r>
              <w:rPr>
                <w:sz w:val="24"/>
                <w:szCs w:val="24"/>
              </w:rPr>
              <w:t>2,929</w:t>
            </w:r>
          </w:p>
        </w:tc>
        <w:tc>
          <w:tcPr>
            <w:tcW w:w="541" w:type="pct"/>
            <w:tcBorders>
              <w:top w:val="single" w:sz="4" w:space="0" w:color="auto"/>
              <w:bottom w:val="nil"/>
            </w:tcBorders>
          </w:tcPr>
          <w:p w14:paraId="19310AA2" w14:textId="77777777" w:rsidR="00F31605" w:rsidRPr="005629D4" w:rsidRDefault="00F31605" w:rsidP="000A5B0E">
            <w:pPr>
              <w:rPr>
                <w:sz w:val="24"/>
                <w:szCs w:val="24"/>
              </w:rPr>
            </w:pPr>
          </w:p>
        </w:tc>
        <w:tc>
          <w:tcPr>
            <w:tcW w:w="541" w:type="pct"/>
            <w:tcBorders>
              <w:top w:val="single" w:sz="4" w:space="0" w:color="auto"/>
              <w:bottom w:val="nil"/>
            </w:tcBorders>
          </w:tcPr>
          <w:p w14:paraId="0971B834" w14:textId="77777777" w:rsidR="00F31605" w:rsidRPr="005629D4" w:rsidRDefault="00F31605" w:rsidP="000A5B0E">
            <w:pPr>
              <w:rPr>
                <w:sz w:val="24"/>
                <w:szCs w:val="24"/>
              </w:rPr>
            </w:pPr>
          </w:p>
        </w:tc>
        <w:tc>
          <w:tcPr>
            <w:tcW w:w="541" w:type="pct"/>
            <w:tcBorders>
              <w:top w:val="single" w:sz="4" w:space="0" w:color="auto"/>
              <w:bottom w:val="nil"/>
            </w:tcBorders>
          </w:tcPr>
          <w:p w14:paraId="6AB46413" w14:textId="77777777" w:rsidR="00F31605" w:rsidRPr="005629D4" w:rsidRDefault="00F31605" w:rsidP="000A5B0E">
            <w:pPr>
              <w:rPr>
                <w:sz w:val="24"/>
                <w:szCs w:val="24"/>
              </w:rPr>
            </w:pPr>
            <w:r>
              <w:rPr>
                <w:sz w:val="24"/>
                <w:szCs w:val="24"/>
              </w:rPr>
              <w:t>0.19</w:t>
            </w:r>
          </w:p>
        </w:tc>
      </w:tr>
      <w:tr w:rsidR="00F31605" w:rsidRPr="005629D4" w14:paraId="6C4D49FF" w14:textId="77777777" w:rsidTr="00F31605">
        <w:trPr>
          <w:trHeight w:val="424"/>
        </w:trPr>
        <w:tc>
          <w:tcPr>
            <w:tcW w:w="546" w:type="pct"/>
            <w:tcBorders>
              <w:top w:val="nil"/>
              <w:bottom w:val="nil"/>
            </w:tcBorders>
          </w:tcPr>
          <w:p w14:paraId="5BA774AB" w14:textId="77777777" w:rsidR="00F31605" w:rsidRPr="005D3E1A" w:rsidRDefault="00F31605" w:rsidP="000A5B0E">
            <w:pPr>
              <w:rPr>
                <w:sz w:val="24"/>
                <w:szCs w:val="24"/>
              </w:rPr>
            </w:pPr>
            <w:r w:rsidRPr="005D3E1A">
              <w:rPr>
                <w:sz w:val="24"/>
                <w:szCs w:val="24"/>
              </w:rPr>
              <w:t>1997</w:t>
            </w:r>
          </w:p>
        </w:tc>
        <w:tc>
          <w:tcPr>
            <w:tcW w:w="546" w:type="pct"/>
            <w:tcBorders>
              <w:top w:val="nil"/>
              <w:bottom w:val="nil"/>
            </w:tcBorders>
          </w:tcPr>
          <w:p w14:paraId="4233B08B" w14:textId="77777777" w:rsidR="00F31605" w:rsidRPr="005D3E1A" w:rsidRDefault="005D3E1A" w:rsidP="000A5B0E">
            <w:pPr>
              <w:rPr>
                <w:sz w:val="24"/>
                <w:szCs w:val="24"/>
              </w:rPr>
            </w:pPr>
            <w:r w:rsidRPr="005D3E1A">
              <w:rPr>
                <w:sz w:val="24"/>
                <w:szCs w:val="24"/>
              </w:rPr>
              <w:t>32</w:t>
            </w:r>
          </w:p>
        </w:tc>
        <w:tc>
          <w:tcPr>
            <w:tcW w:w="546" w:type="pct"/>
            <w:tcBorders>
              <w:top w:val="nil"/>
              <w:bottom w:val="nil"/>
            </w:tcBorders>
          </w:tcPr>
          <w:p w14:paraId="540897F7" w14:textId="77777777" w:rsidR="00F31605" w:rsidRPr="005629D4" w:rsidRDefault="00F31605" w:rsidP="000A5B0E">
            <w:pPr>
              <w:rPr>
                <w:sz w:val="24"/>
                <w:szCs w:val="24"/>
              </w:rPr>
            </w:pPr>
            <w:r>
              <w:rPr>
                <w:sz w:val="24"/>
                <w:szCs w:val="24"/>
              </w:rPr>
              <w:t>260</w:t>
            </w:r>
          </w:p>
        </w:tc>
        <w:tc>
          <w:tcPr>
            <w:tcW w:w="546" w:type="pct"/>
            <w:tcBorders>
              <w:top w:val="nil"/>
              <w:bottom w:val="nil"/>
            </w:tcBorders>
          </w:tcPr>
          <w:p w14:paraId="68BAC5E8" w14:textId="77777777" w:rsidR="00F31605" w:rsidRPr="005629D4" w:rsidRDefault="00F31605" w:rsidP="000A5B0E">
            <w:pPr>
              <w:rPr>
                <w:sz w:val="24"/>
                <w:szCs w:val="24"/>
              </w:rPr>
            </w:pPr>
            <w:r>
              <w:rPr>
                <w:sz w:val="24"/>
                <w:szCs w:val="24"/>
              </w:rPr>
              <w:t>29,273</w:t>
            </w:r>
          </w:p>
        </w:tc>
        <w:tc>
          <w:tcPr>
            <w:tcW w:w="647" w:type="pct"/>
            <w:tcBorders>
              <w:top w:val="nil"/>
              <w:bottom w:val="nil"/>
            </w:tcBorders>
          </w:tcPr>
          <w:p w14:paraId="604733B0" w14:textId="77777777" w:rsidR="00F31605" w:rsidRPr="005629D4" w:rsidRDefault="00F31605" w:rsidP="000A5B0E">
            <w:pPr>
              <w:rPr>
                <w:sz w:val="24"/>
                <w:szCs w:val="24"/>
              </w:rPr>
            </w:pPr>
            <w:r>
              <w:rPr>
                <w:sz w:val="24"/>
                <w:szCs w:val="24"/>
              </w:rPr>
              <w:t>0.009</w:t>
            </w:r>
          </w:p>
        </w:tc>
        <w:tc>
          <w:tcPr>
            <w:tcW w:w="546" w:type="pct"/>
            <w:tcBorders>
              <w:top w:val="nil"/>
              <w:bottom w:val="nil"/>
            </w:tcBorders>
          </w:tcPr>
          <w:p w14:paraId="2696E20C" w14:textId="77777777" w:rsidR="00F31605" w:rsidRPr="005629D4" w:rsidRDefault="00F31605" w:rsidP="000A5B0E">
            <w:pPr>
              <w:rPr>
                <w:sz w:val="24"/>
                <w:szCs w:val="24"/>
              </w:rPr>
            </w:pPr>
            <w:r>
              <w:rPr>
                <w:sz w:val="24"/>
                <w:szCs w:val="24"/>
              </w:rPr>
              <w:t>1,631</w:t>
            </w:r>
          </w:p>
        </w:tc>
        <w:tc>
          <w:tcPr>
            <w:tcW w:w="541" w:type="pct"/>
            <w:tcBorders>
              <w:top w:val="nil"/>
              <w:bottom w:val="nil"/>
            </w:tcBorders>
          </w:tcPr>
          <w:p w14:paraId="056AAA8C" w14:textId="77777777" w:rsidR="00F31605" w:rsidRPr="005629D4" w:rsidRDefault="00F31605" w:rsidP="000A5B0E">
            <w:pPr>
              <w:rPr>
                <w:sz w:val="24"/>
                <w:szCs w:val="24"/>
              </w:rPr>
            </w:pPr>
            <w:r>
              <w:rPr>
                <w:sz w:val="24"/>
                <w:szCs w:val="24"/>
              </w:rPr>
              <w:t>1,224</w:t>
            </w:r>
          </w:p>
        </w:tc>
        <w:tc>
          <w:tcPr>
            <w:tcW w:w="541" w:type="pct"/>
            <w:tcBorders>
              <w:top w:val="nil"/>
              <w:bottom w:val="nil"/>
            </w:tcBorders>
          </w:tcPr>
          <w:p w14:paraId="681D7B92" w14:textId="77777777" w:rsidR="00F31605" w:rsidRPr="005629D4" w:rsidRDefault="00F31605" w:rsidP="000A5B0E">
            <w:pPr>
              <w:rPr>
                <w:sz w:val="24"/>
                <w:szCs w:val="24"/>
              </w:rPr>
            </w:pPr>
            <w:r>
              <w:rPr>
                <w:sz w:val="24"/>
                <w:szCs w:val="24"/>
              </w:rPr>
              <w:t>2,173</w:t>
            </w:r>
          </w:p>
        </w:tc>
        <w:tc>
          <w:tcPr>
            <w:tcW w:w="541" w:type="pct"/>
            <w:tcBorders>
              <w:top w:val="nil"/>
              <w:bottom w:val="nil"/>
            </w:tcBorders>
          </w:tcPr>
          <w:p w14:paraId="4E1A9184" w14:textId="77777777" w:rsidR="00F31605" w:rsidRPr="005629D4" w:rsidRDefault="00F31605" w:rsidP="000A5B0E">
            <w:pPr>
              <w:rPr>
                <w:sz w:val="24"/>
                <w:szCs w:val="24"/>
              </w:rPr>
            </w:pPr>
            <w:r>
              <w:rPr>
                <w:sz w:val="24"/>
                <w:szCs w:val="24"/>
              </w:rPr>
              <w:t>0.14</w:t>
            </w:r>
          </w:p>
        </w:tc>
      </w:tr>
      <w:tr w:rsidR="00F31605" w:rsidRPr="005629D4" w14:paraId="4F6B0B1C" w14:textId="77777777" w:rsidTr="00F31605">
        <w:trPr>
          <w:trHeight w:val="424"/>
        </w:trPr>
        <w:tc>
          <w:tcPr>
            <w:tcW w:w="546" w:type="pct"/>
            <w:tcBorders>
              <w:top w:val="nil"/>
              <w:bottom w:val="nil"/>
            </w:tcBorders>
          </w:tcPr>
          <w:p w14:paraId="6C1C9BB1" w14:textId="77777777" w:rsidR="00F31605" w:rsidRPr="00816091" w:rsidRDefault="00F31605" w:rsidP="000A5B0E">
            <w:pPr>
              <w:rPr>
                <w:sz w:val="24"/>
                <w:szCs w:val="24"/>
              </w:rPr>
            </w:pPr>
            <w:r w:rsidRPr="00816091">
              <w:rPr>
                <w:sz w:val="24"/>
                <w:szCs w:val="24"/>
              </w:rPr>
              <w:t>2003</w:t>
            </w:r>
          </w:p>
        </w:tc>
        <w:tc>
          <w:tcPr>
            <w:tcW w:w="546" w:type="pct"/>
            <w:tcBorders>
              <w:top w:val="nil"/>
              <w:bottom w:val="nil"/>
            </w:tcBorders>
          </w:tcPr>
          <w:p w14:paraId="208DD069" w14:textId="77777777" w:rsidR="00F31605" w:rsidRPr="00816091" w:rsidRDefault="00816091" w:rsidP="000A5B0E">
            <w:pPr>
              <w:rPr>
                <w:sz w:val="24"/>
                <w:szCs w:val="24"/>
              </w:rPr>
            </w:pPr>
            <w:r w:rsidRPr="00816091">
              <w:rPr>
                <w:sz w:val="24"/>
                <w:szCs w:val="24"/>
              </w:rPr>
              <w:t>101</w:t>
            </w:r>
          </w:p>
        </w:tc>
        <w:tc>
          <w:tcPr>
            <w:tcW w:w="546" w:type="pct"/>
            <w:tcBorders>
              <w:top w:val="nil"/>
              <w:bottom w:val="nil"/>
            </w:tcBorders>
          </w:tcPr>
          <w:p w14:paraId="7B811067" w14:textId="77777777" w:rsidR="00F31605" w:rsidRPr="005629D4" w:rsidRDefault="00F31605" w:rsidP="000A5B0E">
            <w:pPr>
              <w:rPr>
                <w:sz w:val="24"/>
                <w:szCs w:val="24"/>
              </w:rPr>
            </w:pPr>
            <w:r>
              <w:rPr>
                <w:sz w:val="24"/>
                <w:szCs w:val="24"/>
              </w:rPr>
              <w:t>726</w:t>
            </w:r>
          </w:p>
        </w:tc>
        <w:tc>
          <w:tcPr>
            <w:tcW w:w="546" w:type="pct"/>
            <w:tcBorders>
              <w:top w:val="nil"/>
              <w:bottom w:val="nil"/>
            </w:tcBorders>
          </w:tcPr>
          <w:p w14:paraId="215F2B77" w14:textId="77777777" w:rsidR="00F31605" w:rsidRPr="005629D4" w:rsidRDefault="00F31605" w:rsidP="000A5B0E">
            <w:pPr>
              <w:rPr>
                <w:sz w:val="24"/>
                <w:szCs w:val="24"/>
              </w:rPr>
            </w:pPr>
            <w:r>
              <w:rPr>
                <w:sz w:val="24"/>
                <w:szCs w:val="24"/>
              </w:rPr>
              <w:t>91,285</w:t>
            </w:r>
          </w:p>
        </w:tc>
        <w:tc>
          <w:tcPr>
            <w:tcW w:w="647" w:type="pct"/>
            <w:tcBorders>
              <w:top w:val="nil"/>
              <w:bottom w:val="nil"/>
            </w:tcBorders>
          </w:tcPr>
          <w:p w14:paraId="5B134B5F" w14:textId="77777777" w:rsidR="00F31605" w:rsidRPr="005629D4" w:rsidRDefault="00F31605" w:rsidP="000A5B0E">
            <w:pPr>
              <w:rPr>
                <w:sz w:val="24"/>
                <w:szCs w:val="24"/>
              </w:rPr>
            </w:pPr>
            <w:r>
              <w:rPr>
                <w:sz w:val="24"/>
                <w:szCs w:val="24"/>
              </w:rPr>
              <w:t>0.008</w:t>
            </w:r>
          </w:p>
        </w:tc>
        <w:tc>
          <w:tcPr>
            <w:tcW w:w="546" w:type="pct"/>
            <w:tcBorders>
              <w:top w:val="nil"/>
              <w:bottom w:val="nil"/>
            </w:tcBorders>
          </w:tcPr>
          <w:p w14:paraId="0E3F5EDF" w14:textId="77777777" w:rsidR="00F31605" w:rsidRPr="005629D4" w:rsidRDefault="00F31605" w:rsidP="000A5B0E">
            <w:pPr>
              <w:rPr>
                <w:sz w:val="24"/>
                <w:szCs w:val="24"/>
              </w:rPr>
            </w:pPr>
            <w:r>
              <w:rPr>
                <w:sz w:val="24"/>
                <w:szCs w:val="24"/>
              </w:rPr>
              <w:t>1,853</w:t>
            </w:r>
          </w:p>
        </w:tc>
        <w:tc>
          <w:tcPr>
            <w:tcW w:w="541" w:type="pct"/>
            <w:tcBorders>
              <w:top w:val="nil"/>
              <w:bottom w:val="nil"/>
            </w:tcBorders>
          </w:tcPr>
          <w:p w14:paraId="30273EF2" w14:textId="77777777" w:rsidR="00F31605" w:rsidRPr="005629D4" w:rsidRDefault="00F31605" w:rsidP="000A5B0E">
            <w:pPr>
              <w:rPr>
                <w:sz w:val="24"/>
                <w:szCs w:val="24"/>
              </w:rPr>
            </w:pPr>
            <w:r>
              <w:rPr>
                <w:sz w:val="24"/>
                <w:szCs w:val="24"/>
              </w:rPr>
              <w:t>1,516</w:t>
            </w:r>
          </w:p>
        </w:tc>
        <w:tc>
          <w:tcPr>
            <w:tcW w:w="541" w:type="pct"/>
            <w:tcBorders>
              <w:top w:val="nil"/>
              <w:bottom w:val="nil"/>
            </w:tcBorders>
          </w:tcPr>
          <w:p w14:paraId="6CA68AA6" w14:textId="77777777" w:rsidR="00F31605" w:rsidRPr="005629D4" w:rsidRDefault="00F31605" w:rsidP="000A5B0E">
            <w:pPr>
              <w:rPr>
                <w:sz w:val="24"/>
                <w:szCs w:val="24"/>
              </w:rPr>
            </w:pPr>
            <w:r>
              <w:rPr>
                <w:sz w:val="24"/>
                <w:szCs w:val="24"/>
              </w:rPr>
              <w:t>2,264</w:t>
            </w:r>
          </w:p>
        </w:tc>
        <w:tc>
          <w:tcPr>
            <w:tcW w:w="541" w:type="pct"/>
            <w:tcBorders>
              <w:top w:val="nil"/>
              <w:bottom w:val="nil"/>
            </w:tcBorders>
          </w:tcPr>
          <w:p w14:paraId="4C22001C" w14:textId="77777777" w:rsidR="00F31605" w:rsidRPr="005629D4" w:rsidRDefault="00F31605" w:rsidP="000A5B0E">
            <w:pPr>
              <w:rPr>
                <w:sz w:val="24"/>
                <w:szCs w:val="24"/>
              </w:rPr>
            </w:pPr>
            <w:r>
              <w:rPr>
                <w:sz w:val="24"/>
                <w:szCs w:val="24"/>
              </w:rPr>
              <w:t>0.10</w:t>
            </w:r>
          </w:p>
        </w:tc>
      </w:tr>
      <w:tr w:rsidR="00F31605" w:rsidRPr="005629D4" w14:paraId="77122181" w14:textId="77777777" w:rsidTr="00F31605">
        <w:trPr>
          <w:trHeight w:val="424"/>
        </w:trPr>
        <w:tc>
          <w:tcPr>
            <w:tcW w:w="546" w:type="pct"/>
            <w:tcBorders>
              <w:top w:val="nil"/>
              <w:bottom w:val="nil"/>
            </w:tcBorders>
          </w:tcPr>
          <w:p w14:paraId="58962250" w14:textId="77777777" w:rsidR="00F31605" w:rsidRPr="00816091" w:rsidRDefault="00F31605" w:rsidP="000A5B0E">
            <w:pPr>
              <w:rPr>
                <w:sz w:val="24"/>
                <w:szCs w:val="24"/>
              </w:rPr>
            </w:pPr>
            <w:r w:rsidRPr="00816091">
              <w:rPr>
                <w:sz w:val="24"/>
                <w:szCs w:val="24"/>
              </w:rPr>
              <w:t>2007</w:t>
            </w:r>
          </w:p>
        </w:tc>
        <w:tc>
          <w:tcPr>
            <w:tcW w:w="546" w:type="pct"/>
            <w:tcBorders>
              <w:top w:val="nil"/>
              <w:bottom w:val="nil"/>
            </w:tcBorders>
          </w:tcPr>
          <w:p w14:paraId="12AF3B8B" w14:textId="77777777" w:rsidR="00F31605" w:rsidRPr="00816091" w:rsidRDefault="00816091" w:rsidP="000A5B0E">
            <w:pPr>
              <w:rPr>
                <w:sz w:val="24"/>
                <w:szCs w:val="24"/>
              </w:rPr>
            </w:pPr>
            <w:r w:rsidRPr="00816091">
              <w:rPr>
                <w:sz w:val="24"/>
                <w:szCs w:val="24"/>
              </w:rPr>
              <w:t>60</w:t>
            </w:r>
          </w:p>
        </w:tc>
        <w:tc>
          <w:tcPr>
            <w:tcW w:w="546" w:type="pct"/>
            <w:tcBorders>
              <w:top w:val="nil"/>
              <w:bottom w:val="nil"/>
            </w:tcBorders>
          </w:tcPr>
          <w:p w14:paraId="678C0D39" w14:textId="77777777" w:rsidR="00F31605" w:rsidRPr="005629D4" w:rsidRDefault="00F31605" w:rsidP="000A5B0E">
            <w:pPr>
              <w:rPr>
                <w:sz w:val="24"/>
                <w:szCs w:val="24"/>
              </w:rPr>
            </w:pPr>
            <w:r>
              <w:rPr>
                <w:sz w:val="24"/>
                <w:szCs w:val="24"/>
              </w:rPr>
              <w:t>301</w:t>
            </w:r>
          </w:p>
        </w:tc>
        <w:tc>
          <w:tcPr>
            <w:tcW w:w="546" w:type="pct"/>
            <w:tcBorders>
              <w:top w:val="nil"/>
              <w:bottom w:val="nil"/>
            </w:tcBorders>
          </w:tcPr>
          <w:p w14:paraId="02E439B9" w14:textId="77777777" w:rsidR="00F31605" w:rsidRPr="005629D4" w:rsidRDefault="00F31605" w:rsidP="000A5B0E">
            <w:pPr>
              <w:rPr>
                <w:sz w:val="24"/>
                <w:szCs w:val="24"/>
              </w:rPr>
            </w:pPr>
            <w:r>
              <w:rPr>
                <w:sz w:val="24"/>
                <w:szCs w:val="24"/>
              </w:rPr>
              <w:t>55,640</w:t>
            </w:r>
          </w:p>
        </w:tc>
        <w:tc>
          <w:tcPr>
            <w:tcW w:w="647" w:type="pct"/>
            <w:tcBorders>
              <w:top w:val="nil"/>
              <w:bottom w:val="nil"/>
            </w:tcBorders>
          </w:tcPr>
          <w:p w14:paraId="088724E9" w14:textId="77777777" w:rsidR="00F31605" w:rsidRPr="005629D4" w:rsidRDefault="00F31605" w:rsidP="000A5B0E">
            <w:pPr>
              <w:rPr>
                <w:sz w:val="24"/>
                <w:szCs w:val="24"/>
              </w:rPr>
            </w:pPr>
            <w:r>
              <w:rPr>
                <w:sz w:val="24"/>
                <w:szCs w:val="24"/>
              </w:rPr>
              <w:t>0.005</w:t>
            </w:r>
          </w:p>
        </w:tc>
        <w:tc>
          <w:tcPr>
            <w:tcW w:w="546" w:type="pct"/>
            <w:tcBorders>
              <w:top w:val="nil"/>
              <w:bottom w:val="nil"/>
            </w:tcBorders>
          </w:tcPr>
          <w:p w14:paraId="439FA2B0" w14:textId="77777777" w:rsidR="00F31605" w:rsidRPr="005629D4" w:rsidRDefault="00F31605" w:rsidP="000A5B0E">
            <w:pPr>
              <w:rPr>
                <w:sz w:val="24"/>
                <w:szCs w:val="24"/>
              </w:rPr>
            </w:pPr>
            <w:r>
              <w:rPr>
                <w:sz w:val="24"/>
                <w:szCs w:val="24"/>
              </w:rPr>
              <w:t>1,050</w:t>
            </w:r>
          </w:p>
        </w:tc>
        <w:tc>
          <w:tcPr>
            <w:tcW w:w="541" w:type="pct"/>
            <w:tcBorders>
              <w:top w:val="nil"/>
              <w:bottom w:val="nil"/>
            </w:tcBorders>
          </w:tcPr>
          <w:p w14:paraId="5E311291" w14:textId="77777777" w:rsidR="00F31605" w:rsidRPr="005629D4" w:rsidRDefault="00F31605" w:rsidP="000A5B0E">
            <w:pPr>
              <w:rPr>
                <w:sz w:val="24"/>
                <w:szCs w:val="24"/>
              </w:rPr>
            </w:pPr>
            <w:r>
              <w:rPr>
                <w:sz w:val="24"/>
                <w:szCs w:val="24"/>
              </w:rPr>
              <w:t>830</w:t>
            </w:r>
          </w:p>
        </w:tc>
        <w:tc>
          <w:tcPr>
            <w:tcW w:w="541" w:type="pct"/>
            <w:tcBorders>
              <w:top w:val="nil"/>
              <w:bottom w:val="nil"/>
            </w:tcBorders>
          </w:tcPr>
          <w:p w14:paraId="1BA23106" w14:textId="77777777" w:rsidR="00F31605" w:rsidRPr="005629D4" w:rsidRDefault="00F31605" w:rsidP="000A5B0E">
            <w:pPr>
              <w:rPr>
                <w:sz w:val="24"/>
                <w:szCs w:val="24"/>
              </w:rPr>
            </w:pPr>
            <w:r>
              <w:rPr>
                <w:sz w:val="24"/>
                <w:szCs w:val="24"/>
              </w:rPr>
              <w:t>1,327</w:t>
            </w:r>
          </w:p>
        </w:tc>
        <w:tc>
          <w:tcPr>
            <w:tcW w:w="541" w:type="pct"/>
            <w:tcBorders>
              <w:top w:val="nil"/>
              <w:bottom w:val="nil"/>
            </w:tcBorders>
          </w:tcPr>
          <w:p w14:paraId="383F7FAF" w14:textId="77777777" w:rsidR="00F31605" w:rsidRPr="005629D4" w:rsidRDefault="00F31605" w:rsidP="000A5B0E">
            <w:pPr>
              <w:rPr>
                <w:sz w:val="24"/>
                <w:szCs w:val="24"/>
              </w:rPr>
            </w:pPr>
            <w:r>
              <w:rPr>
                <w:sz w:val="24"/>
                <w:szCs w:val="24"/>
              </w:rPr>
              <w:t>0.12</w:t>
            </w:r>
          </w:p>
        </w:tc>
      </w:tr>
      <w:tr w:rsidR="001F6EC5" w:rsidRPr="005629D4" w14:paraId="74656F99" w14:textId="77777777" w:rsidTr="00F31605">
        <w:trPr>
          <w:trHeight w:val="424"/>
        </w:trPr>
        <w:tc>
          <w:tcPr>
            <w:tcW w:w="546" w:type="pct"/>
            <w:tcBorders>
              <w:top w:val="nil"/>
              <w:bottom w:val="nil"/>
            </w:tcBorders>
          </w:tcPr>
          <w:p w14:paraId="0D9C5644" w14:textId="77777777" w:rsidR="001F6EC5" w:rsidRPr="005629D4" w:rsidRDefault="00D97A41" w:rsidP="000A5B0E">
            <w:pPr>
              <w:rPr>
                <w:sz w:val="24"/>
                <w:szCs w:val="24"/>
              </w:rPr>
            </w:pPr>
            <w:r w:rsidRPr="005629D4">
              <w:rPr>
                <w:sz w:val="24"/>
                <w:szCs w:val="24"/>
              </w:rPr>
              <w:t>2012</w:t>
            </w:r>
          </w:p>
        </w:tc>
        <w:tc>
          <w:tcPr>
            <w:tcW w:w="546" w:type="pct"/>
            <w:tcBorders>
              <w:top w:val="nil"/>
              <w:bottom w:val="nil"/>
            </w:tcBorders>
          </w:tcPr>
          <w:p w14:paraId="41A620AE" w14:textId="77777777" w:rsidR="001F6EC5" w:rsidRPr="005629D4" w:rsidRDefault="00D97A41" w:rsidP="000A5B0E">
            <w:pPr>
              <w:rPr>
                <w:sz w:val="24"/>
                <w:szCs w:val="24"/>
              </w:rPr>
            </w:pPr>
            <w:r w:rsidRPr="005629D4">
              <w:rPr>
                <w:sz w:val="24"/>
                <w:szCs w:val="24"/>
              </w:rPr>
              <w:t>46</w:t>
            </w:r>
          </w:p>
        </w:tc>
        <w:tc>
          <w:tcPr>
            <w:tcW w:w="546" w:type="pct"/>
            <w:tcBorders>
              <w:top w:val="nil"/>
              <w:bottom w:val="nil"/>
            </w:tcBorders>
          </w:tcPr>
          <w:p w14:paraId="1D4092F9" w14:textId="77777777" w:rsidR="001F6EC5" w:rsidRPr="005629D4" w:rsidRDefault="00D97A41" w:rsidP="000A5B0E">
            <w:pPr>
              <w:rPr>
                <w:sz w:val="24"/>
                <w:szCs w:val="24"/>
              </w:rPr>
            </w:pPr>
            <w:r w:rsidRPr="005629D4">
              <w:rPr>
                <w:sz w:val="24"/>
                <w:szCs w:val="24"/>
              </w:rPr>
              <w:t>118</w:t>
            </w:r>
          </w:p>
        </w:tc>
        <w:tc>
          <w:tcPr>
            <w:tcW w:w="546" w:type="pct"/>
            <w:tcBorders>
              <w:top w:val="nil"/>
              <w:bottom w:val="nil"/>
            </w:tcBorders>
          </w:tcPr>
          <w:p w14:paraId="5153132D" w14:textId="77777777" w:rsidR="001F6EC5" w:rsidRPr="005629D4" w:rsidRDefault="00D97A41" w:rsidP="000A5B0E">
            <w:pPr>
              <w:rPr>
                <w:sz w:val="24"/>
                <w:szCs w:val="24"/>
              </w:rPr>
            </w:pPr>
            <w:r w:rsidRPr="005629D4">
              <w:rPr>
                <w:sz w:val="24"/>
                <w:szCs w:val="24"/>
              </w:rPr>
              <w:t>38,590</w:t>
            </w:r>
          </w:p>
        </w:tc>
        <w:tc>
          <w:tcPr>
            <w:tcW w:w="647" w:type="pct"/>
            <w:tcBorders>
              <w:top w:val="nil"/>
              <w:bottom w:val="nil"/>
            </w:tcBorders>
          </w:tcPr>
          <w:p w14:paraId="7B139271" w14:textId="77777777" w:rsidR="001F6EC5" w:rsidRPr="005629D4" w:rsidRDefault="00191B0E" w:rsidP="000A5B0E">
            <w:pPr>
              <w:rPr>
                <w:sz w:val="24"/>
                <w:szCs w:val="24"/>
              </w:rPr>
            </w:pPr>
            <w:r w:rsidRPr="005629D4">
              <w:rPr>
                <w:sz w:val="24"/>
                <w:szCs w:val="24"/>
              </w:rPr>
              <w:t>0.003</w:t>
            </w:r>
          </w:p>
        </w:tc>
        <w:tc>
          <w:tcPr>
            <w:tcW w:w="546" w:type="pct"/>
            <w:tcBorders>
              <w:top w:val="nil"/>
              <w:bottom w:val="nil"/>
            </w:tcBorders>
          </w:tcPr>
          <w:p w14:paraId="38E5E4E0" w14:textId="77777777" w:rsidR="001F6EC5" w:rsidRPr="005629D4" w:rsidRDefault="00191B0E" w:rsidP="000A5B0E">
            <w:pPr>
              <w:rPr>
                <w:sz w:val="24"/>
                <w:szCs w:val="24"/>
              </w:rPr>
            </w:pPr>
            <w:r w:rsidRPr="005629D4">
              <w:rPr>
                <w:sz w:val="24"/>
                <w:szCs w:val="24"/>
              </w:rPr>
              <w:t>752</w:t>
            </w:r>
          </w:p>
        </w:tc>
        <w:tc>
          <w:tcPr>
            <w:tcW w:w="541" w:type="pct"/>
            <w:tcBorders>
              <w:top w:val="nil"/>
              <w:bottom w:val="nil"/>
            </w:tcBorders>
          </w:tcPr>
          <w:p w14:paraId="668A2789" w14:textId="77777777" w:rsidR="001F6EC5" w:rsidRPr="005629D4" w:rsidRDefault="00191B0E" w:rsidP="000A5B0E">
            <w:pPr>
              <w:rPr>
                <w:sz w:val="24"/>
                <w:szCs w:val="24"/>
              </w:rPr>
            </w:pPr>
            <w:r w:rsidRPr="005629D4">
              <w:rPr>
                <w:sz w:val="24"/>
                <w:szCs w:val="24"/>
              </w:rPr>
              <w:t>586</w:t>
            </w:r>
          </w:p>
        </w:tc>
        <w:tc>
          <w:tcPr>
            <w:tcW w:w="541" w:type="pct"/>
            <w:tcBorders>
              <w:top w:val="nil"/>
              <w:bottom w:val="nil"/>
            </w:tcBorders>
          </w:tcPr>
          <w:p w14:paraId="5D1B9B85" w14:textId="77777777" w:rsidR="001F6EC5" w:rsidRPr="005629D4" w:rsidRDefault="00191B0E" w:rsidP="000A5B0E">
            <w:pPr>
              <w:rPr>
                <w:sz w:val="24"/>
                <w:szCs w:val="24"/>
              </w:rPr>
            </w:pPr>
            <w:r w:rsidRPr="005629D4">
              <w:rPr>
                <w:sz w:val="24"/>
                <w:szCs w:val="24"/>
              </w:rPr>
              <w:t>966</w:t>
            </w:r>
          </w:p>
        </w:tc>
        <w:tc>
          <w:tcPr>
            <w:tcW w:w="541" w:type="pct"/>
            <w:tcBorders>
              <w:top w:val="nil"/>
              <w:bottom w:val="nil"/>
            </w:tcBorders>
          </w:tcPr>
          <w:p w14:paraId="072A149D" w14:textId="77777777" w:rsidR="001F6EC5" w:rsidRPr="005629D4" w:rsidRDefault="00191B0E" w:rsidP="000A5B0E">
            <w:pPr>
              <w:rPr>
                <w:sz w:val="24"/>
                <w:szCs w:val="24"/>
              </w:rPr>
            </w:pPr>
            <w:r w:rsidRPr="005629D4">
              <w:rPr>
                <w:sz w:val="24"/>
                <w:szCs w:val="24"/>
              </w:rPr>
              <w:t>0.13</w:t>
            </w:r>
          </w:p>
        </w:tc>
      </w:tr>
      <w:tr w:rsidR="001F6EC5" w:rsidRPr="0052360E" w14:paraId="0CEB541C" w14:textId="77777777" w:rsidTr="00F31605">
        <w:trPr>
          <w:trHeight w:val="446"/>
        </w:trPr>
        <w:tc>
          <w:tcPr>
            <w:tcW w:w="546" w:type="pct"/>
            <w:tcBorders>
              <w:top w:val="nil"/>
              <w:bottom w:val="single" w:sz="4" w:space="0" w:color="auto"/>
            </w:tcBorders>
          </w:tcPr>
          <w:p w14:paraId="727732FF" w14:textId="77777777" w:rsidR="001F6EC5" w:rsidRPr="005629D4" w:rsidRDefault="00D97A41" w:rsidP="000A5B0E">
            <w:pPr>
              <w:rPr>
                <w:sz w:val="24"/>
                <w:szCs w:val="24"/>
              </w:rPr>
            </w:pPr>
            <w:r w:rsidRPr="005629D4">
              <w:rPr>
                <w:sz w:val="24"/>
                <w:szCs w:val="24"/>
              </w:rPr>
              <w:t>2016</w:t>
            </w:r>
          </w:p>
        </w:tc>
        <w:tc>
          <w:tcPr>
            <w:tcW w:w="546" w:type="pct"/>
            <w:tcBorders>
              <w:top w:val="nil"/>
              <w:bottom w:val="single" w:sz="4" w:space="0" w:color="auto"/>
            </w:tcBorders>
          </w:tcPr>
          <w:p w14:paraId="61EC488F" w14:textId="77777777" w:rsidR="001F6EC5" w:rsidRPr="005629D4" w:rsidRDefault="00D97A41" w:rsidP="000A5B0E">
            <w:pPr>
              <w:rPr>
                <w:sz w:val="24"/>
                <w:szCs w:val="24"/>
              </w:rPr>
            </w:pPr>
            <w:r w:rsidRPr="005629D4">
              <w:rPr>
                <w:sz w:val="24"/>
                <w:szCs w:val="24"/>
              </w:rPr>
              <w:t>32</w:t>
            </w:r>
          </w:p>
        </w:tc>
        <w:tc>
          <w:tcPr>
            <w:tcW w:w="546" w:type="pct"/>
            <w:tcBorders>
              <w:top w:val="nil"/>
              <w:bottom w:val="single" w:sz="4" w:space="0" w:color="auto"/>
            </w:tcBorders>
          </w:tcPr>
          <w:p w14:paraId="40A893C1" w14:textId="77777777" w:rsidR="001F6EC5" w:rsidRPr="005629D4" w:rsidRDefault="005629D4" w:rsidP="000A5B0E">
            <w:pPr>
              <w:rPr>
                <w:sz w:val="24"/>
                <w:szCs w:val="24"/>
              </w:rPr>
            </w:pPr>
            <w:r w:rsidRPr="005629D4">
              <w:rPr>
                <w:sz w:val="24"/>
                <w:szCs w:val="24"/>
              </w:rPr>
              <w:t>160</w:t>
            </w:r>
          </w:p>
        </w:tc>
        <w:tc>
          <w:tcPr>
            <w:tcW w:w="546" w:type="pct"/>
            <w:tcBorders>
              <w:top w:val="nil"/>
              <w:bottom w:val="single" w:sz="4" w:space="0" w:color="auto"/>
            </w:tcBorders>
          </w:tcPr>
          <w:p w14:paraId="1E392BFB" w14:textId="77777777" w:rsidR="001F6EC5" w:rsidRPr="005629D4" w:rsidRDefault="00191B0E" w:rsidP="000A5B0E">
            <w:pPr>
              <w:rPr>
                <w:sz w:val="24"/>
                <w:szCs w:val="24"/>
              </w:rPr>
            </w:pPr>
            <w:r w:rsidRPr="005629D4">
              <w:rPr>
                <w:sz w:val="24"/>
                <w:szCs w:val="24"/>
              </w:rPr>
              <w:t>30,726</w:t>
            </w:r>
          </w:p>
        </w:tc>
        <w:tc>
          <w:tcPr>
            <w:tcW w:w="647" w:type="pct"/>
            <w:tcBorders>
              <w:top w:val="nil"/>
              <w:bottom w:val="single" w:sz="4" w:space="0" w:color="auto"/>
            </w:tcBorders>
          </w:tcPr>
          <w:p w14:paraId="1258FFFF" w14:textId="77777777" w:rsidR="001F6EC5" w:rsidRPr="005629D4" w:rsidRDefault="005629D4" w:rsidP="000A5B0E">
            <w:pPr>
              <w:rPr>
                <w:sz w:val="24"/>
                <w:szCs w:val="24"/>
              </w:rPr>
            </w:pPr>
            <w:r w:rsidRPr="005629D4">
              <w:rPr>
                <w:sz w:val="24"/>
                <w:szCs w:val="24"/>
              </w:rPr>
              <w:t>0.005</w:t>
            </w:r>
          </w:p>
        </w:tc>
        <w:tc>
          <w:tcPr>
            <w:tcW w:w="546" w:type="pct"/>
            <w:tcBorders>
              <w:top w:val="nil"/>
              <w:bottom w:val="single" w:sz="4" w:space="0" w:color="auto"/>
            </w:tcBorders>
          </w:tcPr>
          <w:p w14:paraId="7B619BDF" w14:textId="77777777" w:rsidR="001F6EC5" w:rsidRPr="005629D4" w:rsidRDefault="005629D4" w:rsidP="000A5B0E">
            <w:pPr>
              <w:rPr>
                <w:sz w:val="24"/>
                <w:szCs w:val="24"/>
              </w:rPr>
            </w:pPr>
            <w:r w:rsidRPr="005629D4">
              <w:rPr>
                <w:sz w:val="24"/>
                <w:szCs w:val="24"/>
              </w:rPr>
              <w:t>1,101</w:t>
            </w:r>
          </w:p>
        </w:tc>
        <w:tc>
          <w:tcPr>
            <w:tcW w:w="541" w:type="pct"/>
            <w:tcBorders>
              <w:top w:val="nil"/>
              <w:bottom w:val="single" w:sz="4" w:space="0" w:color="auto"/>
            </w:tcBorders>
          </w:tcPr>
          <w:p w14:paraId="6AA5A9BA" w14:textId="77777777" w:rsidR="001F6EC5" w:rsidRPr="005629D4" w:rsidRDefault="005629D4" w:rsidP="000A5B0E">
            <w:pPr>
              <w:rPr>
                <w:sz w:val="24"/>
                <w:szCs w:val="24"/>
              </w:rPr>
            </w:pPr>
            <w:r w:rsidRPr="005629D4">
              <w:rPr>
                <w:sz w:val="24"/>
                <w:szCs w:val="24"/>
              </w:rPr>
              <w:t>833</w:t>
            </w:r>
          </w:p>
        </w:tc>
        <w:tc>
          <w:tcPr>
            <w:tcW w:w="541" w:type="pct"/>
            <w:tcBorders>
              <w:top w:val="nil"/>
              <w:bottom w:val="single" w:sz="4" w:space="0" w:color="auto"/>
            </w:tcBorders>
          </w:tcPr>
          <w:p w14:paraId="706D3E2D" w14:textId="77777777" w:rsidR="001F6EC5" w:rsidRPr="005629D4" w:rsidRDefault="005629D4" w:rsidP="000A5B0E">
            <w:pPr>
              <w:rPr>
                <w:sz w:val="24"/>
                <w:szCs w:val="24"/>
              </w:rPr>
            </w:pPr>
            <w:r w:rsidRPr="005629D4">
              <w:rPr>
                <w:sz w:val="24"/>
                <w:szCs w:val="24"/>
              </w:rPr>
              <w:t>1454</w:t>
            </w:r>
          </w:p>
        </w:tc>
        <w:tc>
          <w:tcPr>
            <w:tcW w:w="541" w:type="pct"/>
            <w:tcBorders>
              <w:top w:val="nil"/>
              <w:bottom w:val="single" w:sz="4" w:space="0" w:color="auto"/>
            </w:tcBorders>
          </w:tcPr>
          <w:p w14:paraId="29F73CFC" w14:textId="77777777" w:rsidR="001F6EC5" w:rsidRPr="005629D4" w:rsidRDefault="005629D4" w:rsidP="000A5B0E">
            <w:pPr>
              <w:rPr>
                <w:sz w:val="24"/>
                <w:szCs w:val="24"/>
              </w:rPr>
            </w:pPr>
            <w:r w:rsidRPr="005629D4">
              <w:rPr>
                <w:sz w:val="24"/>
                <w:szCs w:val="24"/>
              </w:rPr>
              <w:t>0.14</w:t>
            </w:r>
          </w:p>
        </w:tc>
      </w:tr>
    </w:tbl>
    <w:p w14:paraId="3B06715E" w14:textId="77777777" w:rsidR="009C3C51" w:rsidRPr="0052360E" w:rsidRDefault="009C3C51" w:rsidP="00CF16A9">
      <w:pPr>
        <w:rPr>
          <w:b/>
          <w:sz w:val="28"/>
          <w:szCs w:val="28"/>
          <w:highlight w:val="yellow"/>
          <w:u w:val="single"/>
        </w:rPr>
        <w:sectPr w:rsidR="009C3C51" w:rsidRPr="0052360E" w:rsidSect="00B928B8">
          <w:pgSz w:w="15840" w:h="12240" w:orient="landscape"/>
          <w:pgMar w:top="1440" w:right="1440" w:bottom="1440" w:left="1440" w:header="720" w:footer="720" w:gutter="0"/>
          <w:cols w:space="720"/>
          <w:docGrid w:linePitch="360"/>
        </w:sectPr>
      </w:pPr>
    </w:p>
    <w:p w14:paraId="0137E9A9" w14:textId="77777777" w:rsidR="00EA1BCC" w:rsidRDefault="005629D4" w:rsidP="00CF16A9">
      <w:pPr>
        <w:rPr>
          <w:b/>
          <w:noProof/>
          <w:sz w:val="24"/>
          <w:szCs w:val="24"/>
          <w:highlight w:val="yellow"/>
        </w:rPr>
      </w:pPr>
      <w:r>
        <w:rPr>
          <w:noProof/>
        </w:rPr>
        <w:lastRenderedPageBreak/>
        <w:drawing>
          <wp:inline distT="0" distB="0" distL="0" distR="0" wp14:anchorId="7611804A" wp14:editId="243BC6F8">
            <wp:extent cx="2743200" cy="1645920"/>
            <wp:effectExtent l="0" t="0" r="19050" b="1143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b/>
          <w:noProof/>
          <w:sz w:val="24"/>
          <w:szCs w:val="24"/>
        </w:rPr>
        <w:t xml:space="preserve">    </w:t>
      </w:r>
      <w:r>
        <w:rPr>
          <w:noProof/>
        </w:rPr>
        <w:drawing>
          <wp:inline distT="0" distB="0" distL="0" distR="0" wp14:anchorId="13B8460B" wp14:editId="5221BC0B">
            <wp:extent cx="2743200" cy="1645920"/>
            <wp:effectExtent l="0" t="0" r="19050" b="1143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90BA8F2" w14:textId="77777777" w:rsidR="00EA1BCC" w:rsidRPr="0052360E" w:rsidRDefault="005629D4" w:rsidP="005629D4">
      <w:pPr>
        <w:rPr>
          <w:b/>
          <w:noProof/>
          <w:sz w:val="24"/>
          <w:szCs w:val="24"/>
          <w:highlight w:val="yellow"/>
        </w:rPr>
      </w:pPr>
      <w:r>
        <w:rPr>
          <w:noProof/>
        </w:rPr>
        <w:drawing>
          <wp:inline distT="0" distB="0" distL="0" distR="0" wp14:anchorId="5D21AF0B" wp14:editId="7045165B">
            <wp:extent cx="2825496" cy="1645920"/>
            <wp:effectExtent l="0" t="0" r="13335" b="1143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b/>
          <w:noProof/>
          <w:sz w:val="24"/>
          <w:szCs w:val="24"/>
        </w:rPr>
        <w:t xml:space="preserve">   </w:t>
      </w:r>
      <w:r>
        <w:rPr>
          <w:noProof/>
        </w:rPr>
        <w:drawing>
          <wp:inline distT="0" distB="0" distL="0" distR="0" wp14:anchorId="758FC5D5" wp14:editId="27A5632F">
            <wp:extent cx="2743200" cy="1645920"/>
            <wp:effectExtent l="0" t="0" r="19050" b="1143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F5D40BB" w14:textId="77777777" w:rsidR="00EA1BCC" w:rsidRPr="0052360E" w:rsidRDefault="005629D4" w:rsidP="00CF16A9">
      <w:pPr>
        <w:rPr>
          <w:b/>
          <w:noProof/>
          <w:sz w:val="24"/>
          <w:szCs w:val="24"/>
          <w:highlight w:val="yellow"/>
        </w:rPr>
      </w:pPr>
      <w:r>
        <w:rPr>
          <w:noProof/>
        </w:rPr>
        <w:drawing>
          <wp:inline distT="0" distB="0" distL="0" distR="0" wp14:anchorId="69611FA8" wp14:editId="32651AE3">
            <wp:extent cx="2743200" cy="1645920"/>
            <wp:effectExtent l="0" t="0" r="19050" b="1143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7890BB2" w14:textId="77777777" w:rsidR="00EA1BCC" w:rsidRDefault="007E1244" w:rsidP="00CF16A9">
      <w:pPr>
        <w:rPr>
          <w:b/>
          <w:noProof/>
          <w:sz w:val="24"/>
          <w:szCs w:val="24"/>
        </w:rPr>
      </w:pPr>
      <w:r w:rsidRPr="005629D4">
        <w:rPr>
          <w:b/>
          <w:noProof/>
          <w:sz w:val="24"/>
          <w:szCs w:val="24"/>
        </w:rPr>
        <w:t xml:space="preserve">Figure </w:t>
      </w:r>
      <w:r w:rsidR="0088083B" w:rsidRPr="005629D4">
        <w:rPr>
          <w:b/>
          <w:noProof/>
          <w:sz w:val="24"/>
          <w:szCs w:val="24"/>
        </w:rPr>
        <w:t>1</w:t>
      </w:r>
      <w:r w:rsidRPr="005629D4">
        <w:rPr>
          <w:b/>
          <w:noProof/>
          <w:sz w:val="24"/>
          <w:szCs w:val="24"/>
        </w:rPr>
        <w:t xml:space="preserve">. Frequency histograms for </w:t>
      </w:r>
      <w:r w:rsidR="009E6686" w:rsidRPr="005629D4">
        <w:rPr>
          <w:b/>
          <w:noProof/>
          <w:sz w:val="24"/>
          <w:szCs w:val="24"/>
        </w:rPr>
        <w:t xml:space="preserve">analysis for age structured model which includes </w:t>
      </w:r>
      <w:r w:rsidRPr="005629D4">
        <w:rPr>
          <w:b/>
          <w:noProof/>
          <w:sz w:val="24"/>
          <w:szCs w:val="24"/>
        </w:rPr>
        <w:t>all adult and subadult yelloweye rockfish.</w:t>
      </w:r>
    </w:p>
    <w:p w14:paraId="4F926343" w14:textId="77777777" w:rsidR="003D4A94" w:rsidRDefault="003D4A94" w:rsidP="00CF16A9">
      <w:pPr>
        <w:rPr>
          <w:b/>
          <w:noProof/>
          <w:sz w:val="24"/>
          <w:szCs w:val="24"/>
        </w:rPr>
      </w:pPr>
    </w:p>
    <w:p w14:paraId="3DF6D2A3" w14:textId="77777777" w:rsidR="003D4A94" w:rsidRDefault="003D4A94" w:rsidP="00CF16A9">
      <w:pPr>
        <w:rPr>
          <w:b/>
          <w:noProof/>
          <w:sz w:val="24"/>
          <w:szCs w:val="24"/>
        </w:rPr>
      </w:pPr>
    </w:p>
    <w:p w14:paraId="40FB9420" w14:textId="77777777" w:rsidR="003D4A94" w:rsidRDefault="003D4A94" w:rsidP="00CF16A9">
      <w:pPr>
        <w:rPr>
          <w:b/>
          <w:noProof/>
          <w:sz w:val="24"/>
          <w:szCs w:val="24"/>
        </w:rPr>
      </w:pPr>
    </w:p>
    <w:p w14:paraId="0E6E7275" w14:textId="77777777" w:rsidR="003D4A94" w:rsidRDefault="003D4A94" w:rsidP="00CF16A9">
      <w:pPr>
        <w:rPr>
          <w:b/>
          <w:noProof/>
          <w:sz w:val="24"/>
          <w:szCs w:val="24"/>
        </w:rPr>
      </w:pPr>
    </w:p>
    <w:p w14:paraId="3E29BC62" w14:textId="77777777" w:rsidR="003D4A94" w:rsidRDefault="003D4A94" w:rsidP="00CF16A9">
      <w:pPr>
        <w:rPr>
          <w:b/>
          <w:noProof/>
          <w:sz w:val="24"/>
          <w:szCs w:val="24"/>
        </w:rPr>
      </w:pPr>
    </w:p>
    <w:p w14:paraId="622CD92F" w14:textId="77777777" w:rsidR="003D4A94" w:rsidRDefault="003D4A94" w:rsidP="00CF16A9">
      <w:pPr>
        <w:rPr>
          <w:b/>
          <w:noProof/>
          <w:sz w:val="24"/>
          <w:szCs w:val="24"/>
        </w:rPr>
      </w:pPr>
    </w:p>
    <w:p w14:paraId="6D94DB41" w14:textId="77777777" w:rsidR="003D4A94" w:rsidRDefault="003D4A94" w:rsidP="00CF16A9">
      <w:pPr>
        <w:rPr>
          <w:b/>
          <w:noProof/>
          <w:sz w:val="24"/>
          <w:szCs w:val="24"/>
        </w:rPr>
      </w:pPr>
    </w:p>
    <w:p w14:paraId="02AC3E22" w14:textId="77777777" w:rsidR="003D4A94" w:rsidRDefault="003D4A94" w:rsidP="00CF16A9">
      <w:pPr>
        <w:rPr>
          <w:b/>
          <w:noProof/>
          <w:sz w:val="24"/>
          <w:szCs w:val="24"/>
        </w:rPr>
      </w:pPr>
      <w:r>
        <w:rPr>
          <w:noProof/>
        </w:rPr>
        <w:lastRenderedPageBreak/>
        <w:drawing>
          <wp:inline distT="0" distB="0" distL="0" distR="0" wp14:anchorId="5186FCFC" wp14:editId="31E82934">
            <wp:extent cx="2743200" cy="1645920"/>
            <wp:effectExtent l="0" t="0" r="19050" b="1143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noProof/>
        </w:rPr>
        <w:drawing>
          <wp:inline distT="0" distB="0" distL="0" distR="0" wp14:anchorId="2BAC80AB" wp14:editId="4FC7E9EE">
            <wp:extent cx="2743200" cy="1645920"/>
            <wp:effectExtent l="0" t="0" r="19050" b="1143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4D85906" w14:textId="77777777" w:rsidR="003D4A94" w:rsidRDefault="003D4A94" w:rsidP="00CF16A9">
      <w:pPr>
        <w:rPr>
          <w:b/>
          <w:noProof/>
          <w:sz w:val="24"/>
          <w:szCs w:val="24"/>
        </w:rPr>
      </w:pPr>
      <w:r>
        <w:rPr>
          <w:noProof/>
        </w:rPr>
        <w:drawing>
          <wp:inline distT="0" distB="0" distL="0" distR="0" wp14:anchorId="48A43E0A" wp14:editId="1D6B54F3">
            <wp:extent cx="2743200" cy="1645920"/>
            <wp:effectExtent l="0" t="0" r="19050" b="1143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Pr>
          <w:noProof/>
        </w:rPr>
        <w:drawing>
          <wp:inline distT="0" distB="0" distL="0" distR="0" wp14:anchorId="72B7EBF6" wp14:editId="10E67661">
            <wp:extent cx="2743200" cy="1645920"/>
            <wp:effectExtent l="0" t="0" r="19050" b="1143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ADBF747" w14:textId="77777777" w:rsidR="003D4A94" w:rsidRDefault="003D4A94" w:rsidP="00CF16A9">
      <w:pPr>
        <w:rPr>
          <w:b/>
          <w:noProof/>
          <w:sz w:val="24"/>
          <w:szCs w:val="24"/>
        </w:rPr>
      </w:pPr>
      <w:r>
        <w:rPr>
          <w:noProof/>
        </w:rPr>
        <w:drawing>
          <wp:inline distT="0" distB="0" distL="0" distR="0" wp14:anchorId="5E72E1F8" wp14:editId="43B0E958">
            <wp:extent cx="2743200" cy="1645920"/>
            <wp:effectExtent l="0" t="0" r="19050" b="1143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3AA1CD6" w14:textId="77777777" w:rsidR="003D4A94" w:rsidRDefault="003D4A94" w:rsidP="003D4A94">
      <w:pPr>
        <w:rPr>
          <w:b/>
          <w:noProof/>
          <w:sz w:val="24"/>
          <w:szCs w:val="24"/>
        </w:rPr>
      </w:pPr>
      <w:r w:rsidRPr="005629D4">
        <w:rPr>
          <w:b/>
          <w:noProof/>
          <w:sz w:val="24"/>
          <w:szCs w:val="24"/>
        </w:rPr>
        <w:t xml:space="preserve">Figure </w:t>
      </w:r>
      <w:r>
        <w:rPr>
          <w:b/>
          <w:noProof/>
          <w:sz w:val="24"/>
          <w:szCs w:val="24"/>
        </w:rPr>
        <w:t>2</w:t>
      </w:r>
      <w:r w:rsidRPr="005629D4">
        <w:rPr>
          <w:b/>
          <w:noProof/>
          <w:sz w:val="24"/>
          <w:szCs w:val="24"/>
        </w:rPr>
        <w:t>. Frequency histograms for analysis for age structured model which includes all adult and subadult yelloweye rockfish</w:t>
      </w:r>
      <w:r>
        <w:rPr>
          <w:b/>
          <w:noProof/>
          <w:sz w:val="24"/>
          <w:szCs w:val="24"/>
        </w:rPr>
        <w:t xml:space="preserve"> ≥ 340 mm and with no length information</w:t>
      </w:r>
      <w:r w:rsidRPr="005629D4">
        <w:rPr>
          <w:b/>
          <w:noProof/>
          <w:sz w:val="24"/>
          <w:szCs w:val="24"/>
        </w:rPr>
        <w:t>.</w:t>
      </w:r>
    </w:p>
    <w:p w14:paraId="30210081" w14:textId="77777777" w:rsidR="008216B8" w:rsidRPr="0052360E" w:rsidRDefault="008216B8" w:rsidP="00CF16A9">
      <w:pPr>
        <w:rPr>
          <w:b/>
          <w:noProof/>
          <w:sz w:val="24"/>
          <w:szCs w:val="24"/>
          <w:highlight w:val="yellow"/>
        </w:rPr>
        <w:sectPr w:rsidR="008216B8" w:rsidRPr="0052360E" w:rsidSect="00523831">
          <w:pgSz w:w="12240" w:h="15840"/>
          <w:pgMar w:top="1440" w:right="1440" w:bottom="1440" w:left="1440" w:header="720" w:footer="720" w:gutter="0"/>
          <w:cols w:space="720"/>
          <w:docGrid w:linePitch="360"/>
        </w:sectPr>
      </w:pPr>
    </w:p>
    <w:p w14:paraId="7D1D28A1" w14:textId="77777777" w:rsidR="008216B8" w:rsidRDefault="005629D4" w:rsidP="00CF16A9">
      <w:pPr>
        <w:rPr>
          <w:noProof/>
          <w:highlight w:val="yellow"/>
        </w:rPr>
      </w:pPr>
      <w:r>
        <w:rPr>
          <w:noProof/>
        </w:rPr>
        <w:lastRenderedPageBreak/>
        <w:drawing>
          <wp:inline distT="0" distB="0" distL="0" distR="0" wp14:anchorId="0F621F40" wp14:editId="68643C25">
            <wp:extent cx="2743200" cy="1645920"/>
            <wp:effectExtent l="0" t="0" r="19050" b="1143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Pr>
          <w:noProof/>
        </w:rPr>
        <w:drawing>
          <wp:inline distT="0" distB="0" distL="0" distR="0" wp14:anchorId="250194C1" wp14:editId="4D76F158">
            <wp:extent cx="2743200" cy="1645920"/>
            <wp:effectExtent l="0" t="0" r="19050" b="1143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Pr>
          <w:noProof/>
        </w:rPr>
        <w:drawing>
          <wp:inline distT="0" distB="0" distL="0" distR="0" wp14:anchorId="29574EB0" wp14:editId="668F9C23">
            <wp:extent cx="2743200" cy="1645920"/>
            <wp:effectExtent l="0" t="0" r="19050" b="1143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rPr>
          <w:noProof/>
        </w:rPr>
        <w:drawing>
          <wp:inline distT="0" distB="0" distL="0" distR="0" wp14:anchorId="6DA488C2" wp14:editId="3BAA19E0">
            <wp:extent cx="2743200" cy="1645920"/>
            <wp:effectExtent l="0" t="0" r="19050" b="1143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2ACAB89" w14:textId="77777777" w:rsidR="005629D4" w:rsidRPr="0052360E" w:rsidRDefault="005629D4" w:rsidP="00CF16A9">
      <w:pPr>
        <w:rPr>
          <w:b/>
          <w:noProof/>
          <w:sz w:val="24"/>
          <w:szCs w:val="24"/>
          <w:highlight w:val="yellow"/>
        </w:rPr>
      </w:pPr>
      <w:r>
        <w:rPr>
          <w:noProof/>
        </w:rPr>
        <w:drawing>
          <wp:inline distT="0" distB="0" distL="0" distR="0" wp14:anchorId="18538907" wp14:editId="7A7DD1FD">
            <wp:extent cx="2743200" cy="1645920"/>
            <wp:effectExtent l="0" t="0" r="19050" b="1143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53D9B23" w14:textId="77777777" w:rsidR="0088083B" w:rsidRPr="003D4A94" w:rsidRDefault="005629D4" w:rsidP="00CF16A9">
      <w:pPr>
        <w:rPr>
          <w:b/>
          <w:noProof/>
          <w:sz w:val="24"/>
          <w:szCs w:val="24"/>
        </w:rPr>
      </w:pPr>
      <w:r w:rsidRPr="003D4A94">
        <w:rPr>
          <w:b/>
          <w:noProof/>
          <w:sz w:val="24"/>
          <w:szCs w:val="24"/>
        </w:rPr>
        <w:t>Figure 3</w:t>
      </w:r>
      <w:r w:rsidR="0088083B" w:rsidRPr="003D4A94">
        <w:rPr>
          <w:b/>
          <w:noProof/>
          <w:sz w:val="24"/>
          <w:szCs w:val="24"/>
        </w:rPr>
        <w:t>. Frequency histograms for all adult and subadult yelloweye rockfish ≥340 mm.</w:t>
      </w:r>
    </w:p>
    <w:p w14:paraId="7775448F" w14:textId="77777777" w:rsidR="008216B8" w:rsidRPr="0052360E" w:rsidRDefault="008216B8" w:rsidP="00CF16A9">
      <w:pPr>
        <w:rPr>
          <w:noProof/>
          <w:highlight w:val="yellow"/>
        </w:rPr>
      </w:pPr>
    </w:p>
    <w:p w14:paraId="68D420A7" w14:textId="77777777" w:rsidR="0088083B" w:rsidRPr="0052360E" w:rsidRDefault="0088083B" w:rsidP="00CF16A9">
      <w:pPr>
        <w:rPr>
          <w:noProof/>
          <w:highlight w:val="yellow"/>
        </w:rPr>
        <w:sectPr w:rsidR="0088083B" w:rsidRPr="0052360E" w:rsidSect="00523831">
          <w:pgSz w:w="12240" w:h="15840"/>
          <w:pgMar w:top="1440" w:right="1440" w:bottom="1440" w:left="1440" w:header="720" w:footer="720" w:gutter="0"/>
          <w:cols w:space="720"/>
          <w:docGrid w:linePitch="360"/>
        </w:sectPr>
      </w:pPr>
    </w:p>
    <w:p w14:paraId="2CF58681" w14:textId="77777777" w:rsidR="0088083B" w:rsidRPr="0052360E" w:rsidRDefault="00E714F4" w:rsidP="00CF16A9">
      <w:pPr>
        <w:rPr>
          <w:noProof/>
          <w:highlight w:val="yellow"/>
        </w:rPr>
      </w:pPr>
      <w:r w:rsidRPr="00E714F4">
        <w:rPr>
          <w:noProof/>
        </w:rPr>
        <w:lastRenderedPageBreak/>
        <w:drawing>
          <wp:inline distT="0" distB="0" distL="0" distR="0" wp14:anchorId="24711ABB" wp14:editId="221B2DBC">
            <wp:extent cx="5629275" cy="373798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29275" cy="3737981"/>
                    </a:xfrm>
                    <a:prstGeom prst="rect">
                      <a:avLst/>
                    </a:prstGeom>
                  </pic:spPr>
                </pic:pic>
              </a:graphicData>
            </a:graphic>
          </wp:inline>
        </w:drawing>
      </w:r>
    </w:p>
    <w:p w14:paraId="6235C28D" w14:textId="77777777" w:rsidR="009C3C51" w:rsidRPr="0052360E" w:rsidRDefault="003D4A94" w:rsidP="00CF16A9">
      <w:pPr>
        <w:rPr>
          <w:b/>
          <w:sz w:val="28"/>
          <w:szCs w:val="28"/>
          <w:highlight w:val="yellow"/>
          <w:u w:val="single"/>
        </w:rPr>
      </w:pPr>
      <w:r w:rsidRPr="00E714F4">
        <w:rPr>
          <w:b/>
          <w:sz w:val="24"/>
          <w:szCs w:val="24"/>
        </w:rPr>
        <w:t>Figure 4</w:t>
      </w:r>
      <w:r w:rsidR="0088083B" w:rsidRPr="00E714F4">
        <w:rPr>
          <w:b/>
          <w:sz w:val="24"/>
          <w:szCs w:val="24"/>
        </w:rPr>
        <w:t xml:space="preserve">. All adults and subadults model </w:t>
      </w:r>
      <w:r w:rsidR="009E6686" w:rsidRPr="00E714F4">
        <w:rPr>
          <w:b/>
          <w:sz w:val="24"/>
          <w:szCs w:val="24"/>
        </w:rPr>
        <w:t xml:space="preserve">for age structured assessment </w:t>
      </w:r>
      <w:r w:rsidR="0088083B" w:rsidRPr="00E714F4">
        <w:rPr>
          <w:b/>
          <w:sz w:val="24"/>
          <w:szCs w:val="24"/>
        </w:rPr>
        <w:t>with hazard rate key function and no binning</w:t>
      </w:r>
      <w:r w:rsidR="00E714F4" w:rsidRPr="00E714F4">
        <w:rPr>
          <w:b/>
          <w:sz w:val="24"/>
          <w:szCs w:val="24"/>
        </w:rPr>
        <w:t xml:space="preserve"> and no truncation of data, 1.83</w:t>
      </w:r>
      <w:r w:rsidR="0088083B" w:rsidRPr="00E714F4">
        <w:rPr>
          <w:b/>
          <w:sz w:val="24"/>
          <w:szCs w:val="24"/>
        </w:rPr>
        <w:t> ft intervals shown.</w:t>
      </w:r>
      <w:r w:rsidRPr="003D4A94">
        <w:rPr>
          <w:noProof/>
        </w:rPr>
        <w:drawing>
          <wp:inline distT="0" distB="0" distL="0" distR="0" wp14:anchorId="4A04A989" wp14:editId="2FE8C4F6">
            <wp:extent cx="5762625" cy="3153992"/>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71164" cy="3158665"/>
                    </a:xfrm>
                    <a:prstGeom prst="rect">
                      <a:avLst/>
                    </a:prstGeom>
                  </pic:spPr>
                </pic:pic>
              </a:graphicData>
            </a:graphic>
          </wp:inline>
        </w:drawing>
      </w:r>
    </w:p>
    <w:p w14:paraId="43758433" w14:textId="77777777" w:rsidR="00901AAA" w:rsidRDefault="0053115D" w:rsidP="00CF16A9">
      <w:pPr>
        <w:rPr>
          <w:b/>
          <w:sz w:val="24"/>
          <w:szCs w:val="24"/>
        </w:rPr>
      </w:pPr>
      <w:r w:rsidRPr="00E714F4">
        <w:rPr>
          <w:b/>
          <w:sz w:val="24"/>
          <w:szCs w:val="24"/>
        </w:rPr>
        <w:t xml:space="preserve">Figure </w:t>
      </w:r>
      <w:r w:rsidR="003D4A94" w:rsidRPr="00E714F4">
        <w:rPr>
          <w:b/>
          <w:sz w:val="24"/>
          <w:szCs w:val="24"/>
        </w:rPr>
        <w:t>5</w:t>
      </w:r>
      <w:r w:rsidR="00FB6BFC" w:rsidRPr="00E714F4">
        <w:rPr>
          <w:b/>
          <w:sz w:val="24"/>
          <w:szCs w:val="24"/>
        </w:rPr>
        <w:t xml:space="preserve">. </w:t>
      </w:r>
      <w:r w:rsidR="003D4A94" w:rsidRPr="00E714F4">
        <w:rPr>
          <w:b/>
          <w:sz w:val="24"/>
          <w:szCs w:val="24"/>
        </w:rPr>
        <w:t>Model with a</w:t>
      </w:r>
      <w:r w:rsidR="00901AAA" w:rsidRPr="00E714F4">
        <w:rPr>
          <w:b/>
          <w:sz w:val="24"/>
          <w:szCs w:val="24"/>
        </w:rPr>
        <w:t xml:space="preserve">ll adults and subadults </w:t>
      </w:r>
      <w:r w:rsidR="0088083B" w:rsidRPr="00E714F4">
        <w:rPr>
          <w:b/>
          <w:sz w:val="24"/>
          <w:szCs w:val="24"/>
        </w:rPr>
        <w:t xml:space="preserve">≥340 mm </w:t>
      </w:r>
      <w:r w:rsidR="003D4A94" w:rsidRPr="00E714F4">
        <w:rPr>
          <w:b/>
          <w:sz w:val="24"/>
          <w:szCs w:val="24"/>
        </w:rPr>
        <w:t xml:space="preserve">and with no length information </w:t>
      </w:r>
      <w:r w:rsidR="009E6686" w:rsidRPr="00E714F4">
        <w:rPr>
          <w:b/>
          <w:sz w:val="24"/>
          <w:szCs w:val="24"/>
        </w:rPr>
        <w:t xml:space="preserve">for SAFE </w:t>
      </w:r>
      <w:r w:rsidR="0088083B" w:rsidRPr="00E714F4">
        <w:rPr>
          <w:b/>
          <w:sz w:val="24"/>
          <w:szCs w:val="24"/>
        </w:rPr>
        <w:t xml:space="preserve">with </w:t>
      </w:r>
      <w:r w:rsidR="003D4A94" w:rsidRPr="00E714F4">
        <w:rPr>
          <w:b/>
          <w:sz w:val="24"/>
          <w:szCs w:val="24"/>
        </w:rPr>
        <w:t>half normal</w:t>
      </w:r>
      <w:r w:rsidR="00901AAA" w:rsidRPr="00E714F4">
        <w:rPr>
          <w:b/>
          <w:sz w:val="24"/>
          <w:szCs w:val="24"/>
        </w:rPr>
        <w:t xml:space="preserve"> </w:t>
      </w:r>
      <w:r w:rsidR="0088083B" w:rsidRPr="00E714F4">
        <w:rPr>
          <w:b/>
          <w:sz w:val="24"/>
          <w:szCs w:val="24"/>
        </w:rPr>
        <w:t xml:space="preserve">key function </w:t>
      </w:r>
      <w:r w:rsidR="003D4A94" w:rsidRPr="00E714F4">
        <w:rPr>
          <w:b/>
          <w:sz w:val="24"/>
          <w:szCs w:val="24"/>
        </w:rPr>
        <w:t xml:space="preserve">and </w:t>
      </w:r>
      <w:r w:rsidR="00901AAA" w:rsidRPr="00E714F4">
        <w:rPr>
          <w:b/>
          <w:sz w:val="24"/>
          <w:szCs w:val="24"/>
        </w:rPr>
        <w:t>no</w:t>
      </w:r>
      <w:r w:rsidRPr="00E714F4">
        <w:rPr>
          <w:b/>
          <w:sz w:val="24"/>
          <w:szCs w:val="24"/>
        </w:rPr>
        <w:t xml:space="preserve"> binning </w:t>
      </w:r>
      <w:r w:rsidR="003D4A94" w:rsidRPr="00E714F4">
        <w:rPr>
          <w:b/>
          <w:sz w:val="24"/>
          <w:szCs w:val="24"/>
        </w:rPr>
        <w:t>or</w:t>
      </w:r>
      <w:r w:rsidR="00E714F4" w:rsidRPr="00E714F4">
        <w:rPr>
          <w:b/>
          <w:sz w:val="24"/>
          <w:szCs w:val="24"/>
        </w:rPr>
        <w:t xml:space="preserve"> truncation, 1.83</w:t>
      </w:r>
      <w:r w:rsidR="00901AAA" w:rsidRPr="00E714F4">
        <w:rPr>
          <w:b/>
          <w:sz w:val="24"/>
          <w:szCs w:val="24"/>
        </w:rPr>
        <w:t> ft intervals shown.</w:t>
      </w:r>
    </w:p>
    <w:p w14:paraId="0E5D5E5D" w14:textId="77777777" w:rsidR="00E714F4" w:rsidRDefault="00E714F4" w:rsidP="00CF16A9">
      <w:pPr>
        <w:rPr>
          <w:b/>
          <w:sz w:val="24"/>
          <w:szCs w:val="24"/>
        </w:rPr>
      </w:pPr>
      <w:r w:rsidRPr="00E714F4">
        <w:rPr>
          <w:noProof/>
        </w:rPr>
        <w:lastRenderedPageBreak/>
        <w:drawing>
          <wp:inline distT="0" distB="0" distL="0" distR="0" wp14:anchorId="39A5942F" wp14:editId="203295E2">
            <wp:extent cx="5943600" cy="31057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105785"/>
                    </a:xfrm>
                    <a:prstGeom prst="rect">
                      <a:avLst/>
                    </a:prstGeom>
                  </pic:spPr>
                </pic:pic>
              </a:graphicData>
            </a:graphic>
          </wp:inline>
        </w:drawing>
      </w:r>
    </w:p>
    <w:p w14:paraId="2EF9D45A" w14:textId="77777777" w:rsidR="00E714F4" w:rsidRDefault="00E714F4" w:rsidP="00E714F4">
      <w:pPr>
        <w:rPr>
          <w:b/>
          <w:sz w:val="24"/>
          <w:szCs w:val="24"/>
        </w:rPr>
      </w:pPr>
      <w:r w:rsidRPr="00E714F4">
        <w:rPr>
          <w:b/>
          <w:sz w:val="24"/>
          <w:szCs w:val="24"/>
        </w:rPr>
        <w:t xml:space="preserve">Figure </w:t>
      </w:r>
      <w:r>
        <w:rPr>
          <w:b/>
          <w:sz w:val="24"/>
          <w:szCs w:val="24"/>
        </w:rPr>
        <w:t>6</w:t>
      </w:r>
      <w:r w:rsidRPr="00E714F4">
        <w:rPr>
          <w:b/>
          <w:sz w:val="24"/>
          <w:szCs w:val="24"/>
        </w:rPr>
        <w:t>. Model with all adults and subadults ≥340 mm for SAFE with half normal key function and no binning or truncation, 1.83 ft intervals shown.</w:t>
      </w:r>
    </w:p>
    <w:p w14:paraId="41544DDF" w14:textId="77777777" w:rsidR="00E714F4" w:rsidRPr="00E714F4" w:rsidRDefault="00E714F4" w:rsidP="00CF16A9">
      <w:pPr>
        <w:rPr>
          <w:b/>
          <w:sz w:val="24"/>
          <w:szCs w:val="24"/>
        </w:rPr>
      </w:pPr>
    </w:p>
    <w:p w14:paraId="5A3C414C" w14:textId="77777777" w:rsidR="00901AAA" w:rsidRPr="0052360E" w:rsidRDefault="00901AAA" w:rsidP="00CF16A9">
      <w:pPr>
        <w:rPr>
          <w:b/>
          <w:sz w:val="28"/>
          <w:szCs w:val="28"/>
          <w:highlight w:val="yellow"/>
          <w:u w:val="single"/>
        </w:rPr>
      </w:pPr>
    </w:p>
    <w:p w14:paraId="54A1DFEB" w14:textId="77777777" w:rsidR="00901AAA" w:rsidRPr="0052360E" w:rsidRDefault="00901AAA" w:rsidP="00CF16A9">
      <w:pPr>
        <w:rPr>
          <w:b/>
          <w:sz w:val="28"/>
          <w:szCs w:val="28"/>
          <w:highlight w:val="yellow"/>
          <w:u w:val="single"/>
        </w:rPr>
      </w:pPr>
    </w:p>
    <w:p w14:paraId="61181602" w14:textId="77777777" w:rsidR="00FB6BFC" w:rsidRPr="0052360E" w:rsidRDefault="00FB6BFC" w:rsidP="00FB6BFC">
      <w:pPr>
        <w:rPr>
          <w:b/>
          <w:sz w:val="28"/>
          <w:szCs w:val="28"/>
          <w:highlight w:val="yellow"/>
          <w:u w:val="single"/>
        </w:rPr>
      </w:pPr>
    </w:p>
    <w:p w14:paraId="74112A2F" w14:textId="77777777" w:rsidR="00901AAA" w:rsidRPr="0052360E" w:rsidRDefault="00901AAA" w:rsidP="00CF16A9">
      <w:pPr>
        <w:rPr>
          <w:b/>
          <w:sz w:val="28"/>
          <w:szCs w:val="28"/>
          <w:highlight w:val="yellow"/>
          <w:u w:val="single"/>
        </w:rPr>
        <w:sectPr w:rsidR="00901AAA" w:rsidRPr="0052360E" w:rsidSect="00523831">
          <w:pgSz w:w="12240" w:h="15840"/>
          <w:pgMar w:top="1440" w:right="1440" w:bottom="1440" w:left="1440" w:header="720" w:footer="720" w:gutter="0"/>
          <w:cols w:space="720"/>
          <w:docGrid w:linePitch="360"/>
        </w:sectPr>
      </w:pPr>
    </w:p>
    <w:p w14:paraId="518C36A6" w14:textId="77777777" w:rsidR="007D2D40" w:rsidRPr="0052360E" w:rsidRDefault="007D2D40" w:rsidP="00F3517C">
      <w:pPr>
        <w:rPr>
          <w:sz w:val="24"/>
          <w:szCs w:val="24"/>
          <w:highlight w:val="yellow"/>
        </w:rPr>
      </w:pPr>
    </w:p>
    <w:p w14:paraId="0B19559A" w14:textId="77777777" w:rsidR="00A55E5F" w:rsidRPr="0052360E" w:rsidRDefault="00A55E5F" w:rsidP="00BD19EC">
      <w:pPr>
        <w:rPr>
          <w:highlight w:val="yellow"/>
        </w:rPr>
      </w:pPr>
    </w:p>
    <w:p w14:paraId="65F59982" w14:textId="77777777" w:rsidR="00A55E5F" w:rsidRPr="0052360E" w:rsidRDefault="00A55E5F" w:rsidP="00BD19EC">
      <w:pPr>
        <w:rPr>
          <w:highlight w:val="yellow"/>
        </w:rPr>
      </w:pPr>
    </w:p>
    <w:p w14:paraId="1A0F02A5" w14:textId="77777777" w:rsidR="00A55E5F" w:rsidRPr="0052360E" w:rsidRDefault="00A55E5F" w:rsidP="00BD19EC">
      <w:pPr>
        <w:rPr>
          <w:highlight w:val="yellow"/>
        </w:rPr>
      </w:pPr>
    </w:p>
    <w:p w14:paraId="4CE5356E" w14:textId="77777777" w:rsidR="00A55E5F" w:rsidRPr="0052360E" w:rsidRDefault="00A55E5F" w:rsidP="00BD19EC">
      <w:pPr>
        <w:rPr>
          <w:rFonts w:ascii="Times New Roman Bold" w:eastAsia="Times New Roman" w:hAnsi="Times New Roman Bold" w:cs="Times New Roman"/>
          <w:b/>
          <w:caps/>
          <w:sz w:val="32"/>
          <w:szCs w:val="20"/>
          <w:highlight w:val="yellow"/>
        </w:rPr>
      </w:pPr>
    </w:p>
    <w:p w14:paraId="103F8D5D" w14:textId="77777777" w:rsidR="00A55E5F" w:rsidRPr="0052360E" w:rsidRDefault="00A55E5F" w:rsidP="00BD19EC">
      <w:pPr>
        <w:rPr>
          <w:rFonts w:ascii="Times New Roman Bold" w:eastAsia="Times New Roman" w:hAnsi="Times New Roman Bold" w:cs="Times New Roman"/>
          <w:b/>
          <w:caps/>
          <w:sz w:val="32"/>
          <w:szCs w:val="20"/>
          <w:highlight w:val="yellow"/>
        </w:rPr>
      </w:pPr>
    </w:p>
    <w:p w14:paraId="711ED870" w14:textId="77777777" w:rsidR="00A55E5F" w:rsidRPr="005629D4" w:rsidRDefault="00A55E5F" w:rsidP="00BD19EC"/>
    <w:p w14:paraId="47622E9B" w14:textId="77777777" w:rsidR="00922D51" w:rsidRPr="0052360E" w:rsidRDefault="007D2D40" w:rsidP="00A55E5F">
      <w:pPr>
        <w:keepNext/>
        <w:keepLines/>
        <w:suppressAutoHyphens/>
        <w:spacing w:before="120" w:after="120" w:line="240" w:lineRule="auto"/>
        <w:ind w:left="288" w:right="288"/>
        <w:jc w:val="center"/>
        <w:outlineLvl w:val="0"/>
        <w:rPr>
          <w:rFonts w:ascii="Times New Roman Bold" w:eastAsia="Times New Roman" w:hAnsi="Times New Roman Bold" w:cs="Times New Roman"/>
          <w:b/>
          <w:caps/>
          <w:sz w:val="32"/>
          <w:szCs w:val="20"/>
          <w:highlight w:val="yellow"/>
        </w:rPr>
      </w:pPr>
      <w:r w:rsidRPr="005629D4">
        <w:rPr>
          <w:rFonts w:ascii="Times New Roman Bold" w:eastAsia="Times New Roman" w:hAnsi="Times New Roman Bold" w:cs="Times New Roman"/>
          <w:b/>
          <w:caps/>
          <w:sz w:val="32"/>
          <w:szCs w:val="20"/>
        </w:rPr>
        <w:t xml:space="preserve">Appendices </w:t>
      </w:r>
    </w:p>
    <w:p w14:paraId="1CA2DC22" w14:textId="77777777" w:rsidR="00A55E5F" w:rsidRPr="0052360E" w:rsidRDefault="00A55E5F" w:rsidP="00BD19EC">
      <w:pPr>
        <w:rPr>
          <w:highlight w:val="yellow"/>
        </w:rPr>
      </w:pPr>
    </w:p>
    <w:p w14:paraId="2EE3C671" w14:textId="77777777" w:rsidR="00A55E5F" w:rsidRPr="0052360E" w:rsidRDefault="00A55E5F" w:rsidP="00A55E5F">
      <w:pPr>
        <w:keepNext/>
        <w:keepLines/>
        <w:suppressAutoHyphens/>
        <w:spacing w:before="120" w:after="120" w:line="240" w:lineRule="auto"/>
        <w:ind w:left="288" w:right="288"/>
        <w:jc w:val="center"/>
        <w:outlineLvl w:val="0"/>
        <w:rPr>
          <w:rFonts w:ascii="Times New Roman Bold" w:eastAsia="Times New Roman" w:hAnsi="Times New Roman Bold" w:cs="Times New Roman"/>
          <w:b/>
          <w:caps/>
          <w:sz w:val="32"/>
          <w:szCs w:val="20"/>
          <w:highlight w:val="yellow"/>
        </w:rPr>
        <w:sectPr w:rsidR="00A55E5F" w:rsidRPr="0052360E">
          <w:pgSz w:w="12240" w:h="15840"/>
          <w:pgMar w:top="1440" w:right="1440" w:bottom="1440" w:left="1440" w:header="720" w:footer="720" w:gutter="0"/>
          <w:cols w:space="720"/>
          <w:docGrid w:linePitch="360"/>
        </w:sectPr>
      </w:pPr>
    </w:p>
    <w:p w14:paraId="73409877" w14:textId="77777777" w:rsidR="005C221F" w:rsidRPr="005629D4" w:rsidRDefault="005C221F" w:rsidP="00F3517C">
      <w:pPr>
        <w:rPr>
          <w:b/>
          <w:sz w:val="28"/>
          <w:szCs w:val="28"/>
          <w:u w:val="single"/>
        </w:rPr>
      </w:pPr>
      <w:r w:rsidRPr="005629D4">
        <w:rPr>
          <w:b/>
          <w:sz w:val="28"/>
          <w:szCs w:val="28"/>
          <w:u w:val="single"/>
        </w:rPr>
        <w:lastRenderedPageBreak/>
        <w:t xml:space="preserve">Results </w:t>
      </w:r>
      <w:r w:rsidR="00E309D2" w:rsidRPr="005629D4">
        <w:rPr>
          <w:b/>
          <w:sz w:val="28"/>
          <w:szCs w:val="28"/>
          <w:u w:val="single"/>
        </w:rPr>
        <w:t>for all Models Explored by Analysis</w:t>
      </w:r>
    </w:p>
    <w:p w14:paraId="10260F02" w14:textId="77777777" w:rsidR="005C221F" w:rsidRPr="00E23348" w:rsidRDefault="0013623B" w:rsidP="00F3517C">
      <w:pPr>
        <w:rPr>
          <w:b/>
        </w:rPr>
      </w:pPr>
      <w:r w:rsidRPr="00E23348">
        <w:rPr>
          <w:b/>
        </w:rPr>
        <w:t xml:space="preserve">Appendix 1. Analysis 1 </w:t>
      </w:r>
      <w:r w:rsidR="00157A6B" w:rsidRPr="00E23348">
        <w:rPr>
          <w:b/>
        </w:rPr>
        <w:t>for age structured model, includes a</w:t>
      </w:r>
      <w:r w:rsidR="005C221F" w:rsidRPr="00E23348">
        <w:rPr>
          <w:b/>
        </w:rPr>
        <w:t xml:space="preserve">ll adults and </w:t>
      </w:r>
      <w:r w:rsidR="00E03418" w:rsidRPr="00E23348">
        <w:rPr>
          <w:b/>
        </w:rPr>
        <w:t>a</w:t>
      </w:r>
      <w:r w:rsidR="005C221F" w:rsidRPr="00E23348">
        <w:rPr>
          <w:b/>
        </w:rPr>
        <w:t>ll subadults</w:t>
      </w:r>
      <w:r w:rsidR="00E03418" w:rsidRPr="00E23348">
        <w:rPr>
          <w:b/>
        </w:rPr>
        <w:t xml:space="preserve">. </w:t>
      </w:r>
      <w:r w:rsidR="00E03418" w:rsidRPr="00867B0C">
        <w:rPr>
          <w:b/>
        </w:rPr>
        <w:t>The preferred model for t</w:t>
      </w:r>
      <w:r w:rsidR="00157A6B" w:rsidRPr="00867B0C">
        <w:rPr>
          <w:b/>
        </w:rPr>
        <w:t xml:space="preserve">he age </w:t>
      </w:r>
      <w:r w:rsidR="003F58BC" w:rsidRPr="00867B0C">
        <w:rPr>
          <w:b/>
        </w:rPr>
        <w:t>structured assessment has</w:t>
      </w:r>
      <w:r w:rsidR="0053115D" w:rsidRPr="00867B0C">
        <w:rPr>
          <w:b/>
        </w:rPr>
        <w:t xml:space="preserve"> no binning or truncation</w:t>
      </w:r>
      <w:r w:rsidR="00E03418" w:rsidRPr="00867B0C">
        <w:rPr>
          <w:b/>
        </w:rPr>
        <w:t xml:space="preserve"> (Appendix 1</w:t>
      </w:r>
      <w:r w:rsidR="0053115D" w:rsidRPr="00867B0C">
        <w:rPr>
          <w:b/>
        </w:rPr>
        <w:t>.A.</w:t>
      </w:r>
      <w:r w:rsidR="00E03418" w:rsidRPr="00867B0C">
        <w:rPr>
          <w:b/>
        </w:rPr>
        <w:t>).</w:t>
      </w:r>
      <w:r w:rsidR="00E03418" w:rsidRPr="00E23348">
        <w:rPr>
          <w:b/>
        </w:rPr>
        <w:t xml:space="preserve"> </w:t>
      </w:r>
    </w:p>
    <w:tbl>
      <w:tblPr>
        <w:tblStyle w:val="TableGrid"/>
        <w:tblW w:w="5000" w:type="pct"/>
        <w:tblLook w:val="04A0" w:firstRow="1" w:lastRow="0" w:firstColumn="1" w:lastColumn="0" w:noHBand="0" w:noVBand="1"/>
      </w:tblPr>
      <w:tblGrid>
        <w:gridCol w:w="2203"/>
        <w:gridCol w:w="3914"/>
        <w:gridCol w:w="3233"/>
      </w:tblGrid>
      <w:tr w:rsidR="00F3517C" w:rsidRPr="0052360E" w14:paraId="5837BBBB" w14:textId="77777777" w:rsidTr="0053115D">
        <w:tc>
          <w:tcPr>
            <w:tcW w:w="5000" w:type="pct"/>
            <w:gridSpan w:val="3"/>
          </w:tcPr>
          <w:p w14:paraId="1F1A8A48" w14:textId="77777777" w:rsidR="00F3517C" w:rsidRPr="00BE26D5" w:rsidRDefault="0013623B" w:rsidP="003F58BC">
            <w:pPr>
              <w:rPr>
                <w:b/>
                <w:sz w:val="20"/>
                <w:szCs w:val="20"/>
              </w:rPr>
            </w:pPr>
            <w:r w:rsidRPr="00BE26D5">
              <w:rPr>
                <w:b/>
                <w:i/>
              </w:rPr>
              <w:t xml:space="preserve">Appendix 1.A. </w:t>
            </w:r>
            <w:r w:rsidR="00F3517C" w:rsidRPr="00BE26D5">
              <w:rPr>
                <w:b/>
                <w:i/>
              </w:rPr>
              <w:t>No binning or truncation</w:t>
            </w:r>
            <w:r w:rsidR="006845E1">
              <w:rPr>
                <w:b/>
                <w:i/>
              </w:rPr>
              <w:t>, 164</w:t>
            </w:r>
            <w:r w:rsidRPr="00BE26D5">
              <w:rPr>
                <w:b/>
                <w:i/>
              </w:rPr>
              <w:t xml:space="preserve"> observations, </w:t>
            </w:r>
            <w:r w:rsidR="006845E1">
              <w:rPr>
                <w:b/>
                <w:i/>
              </w:rPr>
              <w:t>width 15</w:t>
            </w:r>
          </w:p>
        </w:tc>
      </w:tr>
      <w:tr w:rsidR="005964B4" w:rsidRPr="0052360E" w14:paraId="31D34B68" w14:textId="77777777" w:rsidTr="0053115D">
        <w:tc>
          <w:tcPr>
            <w:tcW w:w="1178" w:type="pct"/>
          </w:tcPr>
          <w:p w14:paraId="6D29CB06" w14:textId="77777777" w:rsidR="005964B4" w:rsidRPr="00BE26D5" w:rsidRDefault="005964B4" w:rsidP="0037565A">
            <w:pPr>
              <w:rPr>
                <w:sz w:val="20"/>
                <w:szCs w:val="20"/>
              </w:rPr>
            </w:pPr>
          </w:p>
        </w:tc>
        <w:tc>
          <w:tcPr>
            <w:tcW w:w="2093" w:type="pct"/>
          </w:tcPr>
          <w:p w14:paraId="775E9A11" w14:textId="77777777" w:rsidR="005964B4" w:rsidRPr="00BE26D5" w:rsidRDefault="005964B4" w:rsidP="0037565A">
            <w:pPr>
              <w:rPr>
                <w:b/>
                <w:sz w:val="20"/>
                <w:szCs w:val="20"/>
              </w:rPr>
            </w:pPr>
            <w:r w:rsidRPr="00BE26D5">
              <w:rPr>
                <w:b/>
                <w:sz w:val="20"/>
                <w:szCs w:val="20"/>
              </w:rPr>
              <w:t>Hazard rate cosine</w:t>
            </w:r>
          </w:p>
        </w:tc>
        <w:tc>
          <w:tcPr>
            <w:tcW w:w="1729" w:type="pct"/>
          </w:tcPr>
          <w:p w14:paraId="034965CE" w14:textId="77777777" w:rsidR="005964B4" w:rsidRPr="00867B0C" w:rsidRDefault="005964B4" w:rsidP="0037565A">
            <w:pPr>
              <w:rPr>
                <w:b/>
                <w:sz w:val="20"/>
                <w:szCs w:val="20"/>
              </w:rPr>
            </w:pPr>
            <w:r w:rsidRPr="00867B0C">
              <w:rPr>
                <w:b/>
                <w:sz w:val="20"/>
                <w:szCs w:val="20"/>
              </w:rPr>
              <w:t>Half normal cosine</w:t>
            </w:r>
          </w:p>
        </w:tc>
      </w:tr>
      <w:tr w:rsidR="005964B4" w:rsidRPr="0052360E" w14:paraId="6A2F4B4B" w14:textId="77777777" w:rsidTr="0053115D">
        <w:tc>
          <w:tcPr>
            <w:tcW w:w="1178" w:type="pct"/>
          </w:tcPr>
          <w:p w14:paraId="120097C6" w14:textId="77777777" w:rsidR="005964B4" w:rsidRPr="00BE26D5" w:rsidRDefault="005964B4" w:rsidP="0037565A">
            <w:pPr>
              <w:rPr>
                <w:sz w:val="20"/>
                <w:szCs w:val="20"/>
              </w:rPr>
            </w:pPr>
            <w:r w:rsidRPr="00BE26D5">
              <w:rPr>
                <w:sz w:val="20"/>
                <w:szCs w:val="20"/>
              </w:rPr>
              <w:t>AIC</w:t>
            </w:r>
          </w:p>
        </w:tc>
        <w:tc>
          <w:tcPr>
            <w:tcW w:w="2093" w:type="pct"/>
          </w:tcPr>
          <w:p w14:paraId="3BCB39E2" w14:textId="77777777" w:rsidR="005964B4" w:rsidRPr="00BE26D5" w:rsidRDefault="00E23348" w:rsidP="0037565A">
            <w:pPr>
              <w:rPr>
                <w:sz w:val="20"/>
                <w:szCs w:val="20"/>
              </w:rPr>
            </w:pPr>
            <w:r w:rsidRPr="00BE26D5">
              <w:rPr>
                <w:sz w:val="20"/>
                <w:szCs w:val="20"/>
              </w:rPr>
              <w:t>814</w:t>
            </w:r>
          </w:p>
        </w:tc>
        <w:tc>
          <w:tcPr>
            <w:tcW w:w="1729" w:type="pct"/>
          </w:tcPr>
          <w:p w14:paraId="7E785A5B" w14:textId="77777777" w:rsidR="005964B4" w:rsidRPr="00867B0C" w:rsidRDefault="00E23348" w:rsidP="0037565A">
            <w:pPr>
              <w:rPr>
                <w:sz w:val="20"/>
                <w:szCs w:val="20"/>
              </w:rPr>
            </w:pPr>
            <w:r w:rsidRPr="00867B0C">
              <w:rPr>
                <w:sz w:val="20"/>
                <w:szCs w:val="20"/>
              </w:rPr>
              <w:t>814</w:t>
            </w:r>
          </w:p>
        </w:tc>
      </w:tr>
      <w:tr w:rsidR="005964B4" w:rsidRPr="0052360E" w14:paraId="032F9BBB" w14:textId="77777777" w:rsidTr="0053115D">
        <w:tc>
          <w:tcPr>
            <w:tcW w:w="1178" w:type="pct"/>
          </w:tcPr>
          <w:p w14:paraId="33686E5D" w14:textId="77777777" w:rsidR="005964B4" w:rsidRPr="00BE26D5" w:rsidRDefault="005964B4" w:rsidP="0037565A">
            <w:pPr>
              <w:rPr>
                <w:sz w:val="20"/>
                <w:szCs w:val="20"/>
              </w:rPr>
            </w:pPr>
            <w:r w:rsidRPr="00BE26D5">
              <w:rPr>
                <w:sz w:val="20"/>
                <w:szCs w:val="20"/>
              </w:rPr>
              <w:t>Density (ye/km</w:t>
            </w:r>
            <w:r w:rsidRPr="00BE26D5">
              <w:rPr>
                <w:sz w:val="20"/>
                <w:szCs w:val="20"/>
                <w:vertAlign w:val="superscript"/>
              </w:rPr>
              <w:t>2</w:t>
            </w:r>
            <w:r w:rsidRPr="00BE26D5">
              <w:rPr>
                <w:sz w:val="20"/>
                <w:szCs w:val="20"/>
              </w:rPr>
              <w:t>)</w:t>
            </w:r>
          </w:p>
        </w:tc>
        <w:tc>
          <w:tcPr>
            <w:tcW w:w="2093" w:type="pct"/>
          </w:tcPr>
          <w:p w14:paraId="485EB1C3" w14:textId="77777777" w:rsidR="005964B4" w:rsidRPr="00BE26D5" w:rsidRDefault="00E23348" w:rsidP="0037565A">
            <w:pPr>
              <w:rPr>
                <w:sz w:val="20"/>
                <w:szCs w:val="20"/>
              </w:rPr>
            </w:pPr>
            <w:r w:rsidRPr="00BE26D5">
              <w:rPr>
                <w:sz w:val="20"/>
                <w:szCs w:val="20"/>
              </w:rPr>
              <w:t>1213</w:t>
            </w:r>
          </w:p>
        </w:tc>
        <w:tc>
          <w:tcPr>
            <w:tcW w:w="1729" w:type="pct"/>
          </w:tcPr>
          <w:p w14:paraId="73D666B8" w14:textId="77777777" w:rsidR="005964B4" w:rsidRPr="00867B0C" w:rsidRDefault="00E23348" w:rsidP="0037565A">
            <w:pPr>
              <w:rPr>
                <w:sz w:val="20"/>
                <w:szCs w:val="20"/>
              </w:rPr>
            </w:pPr>
            <w:r w:rsidRPr="00867B0C">
              <w:rPr>
                <w:sz w:val="20"/>
                <w:szCs w:val="20"/>
              </w:rPr>
              <w:t>1142</w:t>
            </w:r>
          </w:p>
        </w:tc>
      </w:tr>
      <w:tr w:rsidR="005964B4" w:rsidRPr="0052360E" w14:paraId="58595A98" w14:textId="77777777" w:rsidTr="0053115D">
        <w:tc>
          <w:tcPr>
            <w:tcW w:w="1178" w:type="pct"/>
          </w:tcPr>
          <w:p w14:paraId="54760436" w14:textId="77777777" w:rsidR="005964B4" w:rsidRPr="00BE26D5" w:rsidRDefault="005964B4" w:rsidP="0037565A">
            <w:pPr>
              <w:rPr>
                <w:sz w:val="20"/>
                <w:szCs w:val="20"/>
              </w:rPr>
            </w:pPr>
            <w:r w:rsidRPr="00BE26D5">
              <w:rPr>
                <w:sz w:val="20"/>
                <w:szCs w:val="20"/>
              </w:rPr>
              <w:t>D LCL (ye/km</w:t>
            </w:r>
            <w:r w:rsidRPr="00BE26D5">
              <w:rPr>
                <w:sz w:val="20"/>
                <w:szCs w:val="20"/>
                <w:vertAlign w:val="superscript"/>
              </w:rPr>
              <w:t>2</w:t>
            </w:r>
            <w:r w:rsidRPr="00BE26D5">
              <w:rPr>
                <w:sz w:val="20"/>
                <w:szCs w:val="20"/>
              </w:rPr>
              <w:t>)</w:t>
            </w:r>
          </w:p>
        </w:tc>
        <w:tc>
          <w:tcPr>
            <w:tcW w:w="2093" w:type="pct"/>
          </w:tcPr>
          <w:p w14:paraId="4E8C7D0F" w14:textId="77777777" w:rsidR="005964B4" w:rsidRPr="00BE26D5" w:rsidRDefault="00E23348" w:rsidP="0037565A">
            <w:pPr>
              <w:rPr>
                <w:sz w:val="20"/>
                <w:szCs w:val="20"/>
              </w:rPr>
            </w:pPr>
            <w:r w:rsidRPr="00BE26D5">
              <w:rPr>
                <w:sz w:val="20"/>
                <w:szCs w:val="20"/>
              </w:rPr>
              <w:t>894</w:t>
            </w:r>
          </w:p>
        </w:tc>
        <w:tc>
          <w:tcPr>
            <w:tcW w:w="1729" w:type="pct"/>
          </w:tcPr>
          <w:p w14:paraId="7EA69970" w14:textId="77777777" w:rsidR="005964B4" w:rsidRPr="00867B0C" w:rsidRDefault="00BE26D5" w:rsidP="0037565A">
            <w:pPr>
              <w:rPr>
                <w:sz w:val="20"/>
                <w:szCs w:val="20"/>
              </w:rPr>
            </w:pPr>
            <w:r w:rsidRPr="00867B0C">
              <w:rPr>
                <w:sz w:val="20"/>
                <w:szCs w:val="20"/>
              </w:rPr>
              <w:t>870</w:t>
            </w:r>
          </w:p>
        </w:tc>
      </w:tr>
      <w:tr w:rsidR="005964B4" w:rsidRPr="0052360E" w14:paraId="243DBD8C" w14:textId="77777777" w:rsidTr="0053115D">
        <w:tc>
          <w:tcPr>
            <w:tcW w:w="1178" w:type="pct"/>
          </w:tcPr>
          <w:p w14:paraId="76F54B43" w14:textId="77777777" w:rsidR="005964B4" w:rsidRPr="00BE26D5" w:rsidRDefault="005964B4" w:rsidP="0037565A">
            <w:pPr>
              <w:rPr>
                <w:sz w:val="20"/>
                <w:szCs w:val="20"/>
              </w:rPr>
            </w:pPr>
            <w:r w:rsidRPr="00BE26D5">
              <w:rPr>
                <w:sz w:val="20"/>
                <w:szCs w:val="20"/>
              </w:rPr>
              <w:t>D UCL (ye/km</w:t>
            </w:r>
            <w:r w:rsidRPr="00BE26D5">
              <w:rPr>
                <w:sz w:val="20"/>
                <w:szCs w:val="20"/>
                <w:vertAlign w:val="superscript"/>
              </w:rPr>
              <w:t>2</w:t>
            </w:r>
            <w:r w:rsidRPr="00BE26D5">
              <w:rPr>
                <w:sz w:val="20"/>
                <w:szCs w:val="20"/>
              </w:rPr>
              <w:t>)</w:t>
            </w:r>
          </w:p>
        </w:tc>
        <w:tc>
          <w:tcPr>
            <w:tcW w:w="2093" w:type="pct"/>
          </w:tcPr>
          <w:p w14:paraId="3B554592" w14:textId="77777777" w:rsidR="005964B4" w:rsidRPr="00BE26D5" w:rsidRDefault="00E23348" w:rsidP="0037565A">
            <w:pPr>
              <w:rPr>
                <w:sz w:val="20"/>
                <w:szCs w:val="20"/>
              </w:rPr>
            </w:pPr>
            <w:r w:rsidRPr="00BE26D5">
              <w:rPr>
                <w:sz w:val="20"/>
                <w:szCs w:val="20"/>
              </w:rPr>
              <w:t>1645</w:t>
            </w:r>
          </w:p>
        </w:tc>
        <w:tc>
          <w:tcPr>
            <w:tcW w:w="1729" w:type="pct"/>
          </w:tcPr>
          <w:p w14:paraId="515AD22C" w14:textId="77777777" w:rsidR="005964B4" w:rsidRPr="00867B0C" w:rsidRDefault="00BE26D5" w:rsidP="0037565A">
            <w:pPr>
              <w:rPr>
                <w:sz w:val="20"/>
                <w:szCs w:val="20"/>
              </w:rPr>
            </w:pPr>
            <w:r w:rsidRPr="00867B0C">
              <w:rPr>
                <w:sz w:val="20"/>
                <w:szCs w:val="20"/>
              </w:rPr>
              <w:t>1499</w:t>
            </w:r>
          </w:p>
        </w:tc>
      </w:tr>
      <w:tr w:rsidR="005964B4" w:rsidRPr="0052360E" w14:paraId="519FE472" w14:textId="77777777" w:rsidTr="0053115D">
        <w:tc>
          <w:tcPr>
            <w:tcW w:w="1178" w:type="pct"/>
          </w:tcPr>
          <w:p w14:paraId="6F9D7C59" w14:textId="77777777" w:rsidR="005964B4" w:rsidRPr="00BE26D5" w:rsidRDefault="005964B4" w:rsidP="0037565A">
            <w:pPr>
              <w:rPr>
                <w:sz w:val="20"/>
                <w:szCs w:val="20"/>
              </w:rPr>
            </w:pPr>
            <w:r w:rsidRPr="00BE26D5">
              <w:rPr>
                <w:sz w:val="20"/>
                <w:szCs w:val="20"/>
              </w:rPr>
              <w:t>CV of D</w:t>
            </w:r>
          </w:p>
        </w:tc>
        <w:tc>
          <w:tcPr>
            <w:tcW w:w="2093" w:type="pct"/>
          </w:tcPr>
          <w:p w14:paraId="07B85008" w14:textId="77777777" w:rsidR="005964B4" w:rsidRPr="00BE26D5" w:rsidRDefault="00E23348" w:rsidP="0037565A">
            <w:pPr>
              <w:rPr>
                <w:sz w:val="20"/>
                <w:szCs w:val="20"/>
              </w:rPr>
            </w:pPr>
            <w:r w:rsidRPr="00BE26D5">
              <w:rPr>
                <w:sz w:val="20"/>
                <w:szCs w:val="20"/>
              </w:rPr>
              <w:t>0.15</w:t>
            </w:r>
          </w:p>
        </w:tc>
        <w:tc>
          <w:tcPr>
            <w:tcW w:w="1729" w:type="pct"/>
          </w:tcPr>
          <w:p w14:paraId="44E2F363" w14:textId="77777777" w:rsidR="005964B4" w:rsidRPr="00867B0C" w:rsidRDefault="00BE26D5" w:rsidP="0037565A">
            <w:pPr>
              <w:rPr>
                <w:sz w:val="20"/>
                <w:szCs w:val="20"/>
              </w:rPr>
            </w:pPr>
            <w:r w:rsidRPr="00867B0C">
              <w:rPr>
                <w:sz w:val="20"/>
                <w:szCs w:val="20"/>
              </w:rPr>
              <w:t>0.14</w:t>
            </w:r>
          </w:p>
        </w:tc>
      </w:tr>
      <w:tr w:rsidR="005964B4" w:rsidRPr="0052360E" w14:paraId="590B9179" w14:textId="77777777" w:rsidTr="0053115D">
        <w:trPr>
          <w:trHeight w:val="656"/>
        </w:trPr>
        <w:tc>
          <w:tcPr>
            <w:tcW w:w="1178" w:type="pct"/>
          </w:tcPr>
          <w:p w14:paraId="7E0BCE30" w14:textId="77777777" w:rsidR="005964B4" w:rsidRPr="00FD2C03" w:rsidRDefault="005964B4" w:rsidP="0037565A">
            <w:pPr>
              <w:rPr>
                <w:sz w:val="20"/>
                <w:szCs w:val="20"/>
              </w:rPr>
            </w:pPr>
            <w:r w:rsidRPr="00FD2C03">
              <w:rPr>
                <w:sz w:val="20"/>
                <w:szCs w:val="20"/>
              </w:rPr>
              <w:t>Judgement</w:t>
            </w:r>
          </w:p>
        </w:tc>
        <w:tc>
          <w:tcPr>
            <w:tcW w:w="2093" w:type="pct"/>
          </w:tcPr>
          <w:p w14:paraId="25F21368" w14:textId="77777777" w:rsidR="005964B4" w:rsidRPr="00FD2C03" w:rsidRDefault="00E23348" w:rsidP="00E23348">
            <w:pPr>
              <w:rPr>
                <w:sz w:val="20"/>
                <w:szCs w:val="20"/>
              </w:rPr>
            </w:pPr>
            <w:r w:rsidRPr="00FD2C03">
              <w:rPr>
                <w:sz w:val="20"/>
                <w:szCs w:val="20"/>
              </w:rPr>
              <w:t xml:space="preserve">OK </w:t>
            </w:r>
            <w:r w:rsidR="00050C2D" w:rsidRPr="00FD2C03">
              <w:rPr>
                <w:sz w:val="20"/>
                <w:szCs w:val="20"/>
              </w:rPr>
              <w:t xml:space="preserve">shoulder </w:t>
            </w:r>
            <w:r w:rsidRPr="00FD2C03">
              <w:rPr>
                <w:sz w:val="20"/>
                <w:szCs w:val="20"/>
              </w:rPr>
              <w:t>and good fit but shape biologically unrealistic</w:t>
            </w:r>
          </w:p>
        </w:tc>
        <w:tc>
          <w:tcPr>
            <w:tcW w:w="1729" w:type="pct"/>
          </w:tcPr>
          <w:p w14:paraId="52DF3BF2" w14:textId="77777777" w:rsidR="005964B4" w:rsidRPr="00867B0C" w:rsidRDefault="00E23348" w:rsidP="00050C2D">
            <w:pPr>
              <w:rPr>
                <w:sz w:val="20"/>
                <w:szCs w:val="20"/>
              </w:rPr>
            </w:pPr>
            <w:r w:rsidRPr="00867B0C">
              <w:rPr>
                <w:sz w:val="20"/>
                <w:szCs w:val="20"/>
              </w:rPr>
              <w:t>OK shoulder, good fit, and good realistic shape.</w:t>
            </w:r>
          </w:p>
        </w:tc>
      </w:tr>
      <w:tr w:rsidR="005964B4" w:rsidRPr="0052360E" w14:paraId="2A98DF83" w14:textId="77777777" w:rsidTr="00FD2C03">
        <w:trPr>
          <w:trHeight w:val="332"/>
        </w:trPr>
        <w:tc>
          <w:tcPr>
            <w:tcW w:w="1178" w:type="pct"/>
          </w:tcPr>
          <w:p w14:paraId="2BD8B1A4" w14:textId="77777777" w:rsidR="005964B4" w:rsidRPr="00FD2C03" w:rsidRDefault="005964B4" w:rsidP="0037565A">
            <w:pPr>
              <w:rPr>
                <w:sz w:val="20"/>
                <w:szCs w:val="20"/>
              </w:rPr>
            </w:pPr>
            <w:r w:rsidRPr="00FD2C03">
              <w:rPr>
                <w:sz w:val="20"/>
                <w:szCs w:val="20"/>
              </w:rPr>
              <w:t>X</w:t>
            </w:r>
            <w:r w:rsidRPr="00FD2C03">
              <w:rPr>
                <w:sz w:val="20"/>
                <w:szCs w:val="20"/>
                <w:vertAlign w:val="superscript"/>
              </w:rPr>
              <w:t>2</w:t>
            </w:r>
            <w:r w:rsidRPr="00FD2C03">
              <w:rPr>
                <w:sz w:val="20"/>
                <w:szCs w:val="20"/>
              </w:rPr>
              <w:t xml:space="preserve"> P-value</w:t>
            </w:r>
          </w:p>
        </w:tc>
        <w:tc>
          <w:tcPr>
            <w:tcW w:w="2093" w:type="pct"/>
          </w:tcPr>
          <w:p w14:paraId="33239C86" w14:textId="77777777" w:rsidR="005964B4" w:rsidRPr="00FD2C03" w:rsidRDefault="00FD2C03" w:rsidP="0037565A">
            <w:pPr>
              <w:rPr>
                <w:sz w:val="20"/>
                <w:szCs w:val="20"/>
              </w:rPr>
            </w:pPr>
            <w:r w:rsidRPr="00FD2C03">
              <w:rPr>
                <w:sz w:val="20"/>
                <w:szCs w:val="20"/>
              </w:rPr>
              <w:t>0.65 (1.83 ft bins), 0.59 (1.22 ft bins), 0.56(0.772</w:t>
            </w:r>
            <w:r w:rsidR="00050C2D" w:rsidRPr="00FD2C03">
              <w:rPr>
                <w:sz w:val="20"/>
                <w:szCs w:val="20"/>
              </w:rPr>
              <w:t xml:space="preserve"> ft bins)</w:t>
            </w:r>
          </w:p>
        </w:tc>
        <w:tc>
          <w:tcPr>
            <w:tcW w:w="1729" w:type="pct"/>
          </w:tcPr>
          <w:p w14:paraId="78388024" w14:textId="77777777" w:rsidR="005964B4" w:rsidRPr="00867B0C" w:rsidRDefault="00BE26D5" w:rsidP="00FD2C03">
            <w:pPr>
              <w:rPr>
                <w:sz w:val="20"/>
                <w:szCs w:val="20"/>
              </w:rPr>
            </w:pPr>
            <w:r w:rsidRPr="00867B0C">
              <w:rPr>
                <w:sz w:val="20"/>
                <w:szCs w:val="20"/>
              </w:rPr>
              <w:t>0.47 (1.83</w:t>
            </w:r>
            <w:r w:rsidR="000A5BD2" w:rsidRPr="00867B0C">
              <w:rPr>
                <w:sz w:val="20"/>
                <w:szCs w:val="20"/>
              </w:rPr>
              <w:t xml:space="preserve"> ft bins), </w:t>
            </w:r>
            <w:r w:rsidR="00FD2C03" w:rsidRPr="00867B0C">
              <w:rPr>
                <w:sz w:val="20"/>
                <w:szCs w:val="20"/>
              </w:rPr>
              <w:t>0.33 (1.22 ft bins), 0.48 (0.772</w:t>
            </w:r>
            <w:r w:rsidR="00050C2D" w:rsidRPr="00867B0C">
              <w:rPr>
                <w:sz w:val="20"/>
                <w:szCs w:val="20"/>
              </w:rPr>
              <w:t xml:space="preserve"> ft bins)</w:t>
            </w:r>
          </w:p>
        </w:tc>
      </w:tr>
      <w:tr w:rsidR="005964B4" w:rsidRPr="0052360E" w14:paraId="009F4F8D" w14:textId="77777777" w:rsidTr="0053115D">
        <w:tc>
          <w:tcPr>
            <w:tcW w:w="1178" w:type="pct"/>
          </w:tcPr>
          <w:p w14:paraId="45C376F0" w14:textId="77777777" w:rsidR="005964B4" w:rsidRPr="00BE26D5" w:rsidRDefault="005964B4" w:rsidP="0037565A">
            <w:pPr>
              <w:rPr>
                <w:sz w:val="20"/>
                <w:szCs w:val="20"/>
              </w:rPr>
            </w:pPr>
            <w:r w:rsidRPr="00BE26D5">
              <w:rPr>
                <w:sz w:val="20"/>
                <w:szCs w:val="20"/>
              </w:rPr>
              <w:t># parameters</w:t>
            </w:r>
          </w:p>
        </w:tc>
        <w:tc>
          <w:tcPr>
            <w:tcW w:w="2093" w:type="pct"/>
          </w:tcPr>
          <w:p w14:paraId="76B6A090" w14:textId="77777777" w:rsidR="005964B4" w:rsidRPr="00BE26D5" w:rsidRDefault="00BE26D5" w:rsidP="0037565A">
            <w:pPr>
              <w:rPr>
                <w:sz w:val="20"/>
                <w:szCs w:val="20"/>
              </w:rPr>
            </w:pPr>
            <w:r w:rsidRPr="00BE26D5">
              <w:rPr>
                <w:sz w:val="20"/>
                <w:szCs w:val="20"/>
              </w:rPr>
              <w:t>3</w:t>
            </w:r>
          </w:p>
        </w:tc>
        <w:tc>
          <w:tcPr>
            <w:tcW w:w="1729" w:type="pct"/>
          </w:tcPr>
          <w:p w14:paraId="573AAA2C" w14:textId="77777777" w:rsidR="005964B4" w:rsidRPr="00867B0C" w:rsidRDefault="00BE26D5" w:rsidP="0037565A">
            <w:pPr>
              <w:rPr>
                <w:sz w:val="20"/>
                <w:szCs w:val="20"/>
              </w:rPr>
            </w:pPr>
            <w:r w:rsidRPr="00867B0C">
              <w:rPr>
                <w:sz w:val="20"/>
                <w:szCs w:val="20"/>
              </w:rPr>
              <w:t>1</w:t>
            </w:r>
          </w:p>
        </w:tc>
      </w:tr>
      <w:tr w:rsidR="005964B4" w:rsidRPr="0052360E" w14:paraId="723C5571" w14:textId="77777777" w:rsidTr="0053115D">
        <w:tc>
          <w:tcPr>
            <w:tcW w:w="1178" w:type="pct"/>
          </w:tcPr>
          <w:p w14:paraId="7ABB8778" w14:textId="77777777" w:rsidR="005964B4" w:rsidRPr="00BE26D5" w:rsidRDefault="005964B4" w:rsidP="0037565A">
            <w:pPr>
              <w:rPr>
                <w:sz w:val="20"/>
                <w:szCs w:val="20"/>
              </w:rPr>
            </w:pPr>
            <w:r w:rsidRPr="00BE26D5">
              <w:rPr>
                <w:sz w:val="20"/>
                <w:szCs w:val="20"/>
              </w:rPr>
              <w:t>Q-q plot</w:t>
            </w:r>
          </w:p>
        </w:tc>
        <w:tc>
          <w:tcPr>
            <w:tcW w:w="2093" w:type="pct"/>
          </w:tcPr>
          <w:p w14:paraId="07491018" w14:textId="77777777" w:rsidR="005964B4" w:rsidRPr="00BE26D5" w:rsidRDefault="00BE26D5" w:rsidP="0037565A">
            <w:pPr>
              <w:rPr>
                <w:sz w:val="20"/>
                <w:szCs w:val="20"/>
              </w:rPr>
            </w:pPr>
            <w:r w:rsidRPr="00BE26D5">
              <w:rPr>
                <w:sz w:val="20"/>
                <w:szCs w:val="20"/>
              </w:rPr>
              <w:t>Pretty good fit</w:t>
            </w:r>
          </w:p>
        </w:tc>
        <w:tc>
          <w:tcPr>
            <w:tcW w:w="1729" w:type="pct"/>
          </w:tcPr>
          <w:p w14:paraId="18FB0D5D" w14:textId="77777777" w:rsidR="005964B4" w:rsidRPr="00867B0C" w:rsidRDefault="00050C2D" w:rsidP="0037565A">
            <w:pPr>
              <w:rPr>
                <w:sz w:val="20"/>
                <w:szCs w:val="20"/>
              </w:rPr>
            </w:pPr>
            <w:r w:rsidRPr="00867B0C">
              <w:rPr>
                <w:sz w:val="20"/>
                <w:szCs w:val="20"/>
              </w:rPr>
              <w:t>Pretty good fit</w:t>
            </w:r>
          </w:p>
        </w:tc>
      </w:tr>
      <w:tr w:rsidR="005964B4" w:rsidRPr="0052360E" w14:paraId="31B471B6" w14:textId="77777777" w:rsidTr="0053115D">
        <w:tc>
          <w:tcPr>
            <w:tcW w:w="1178" w:type="pct"/>
          </w:tcPr>
          <w:p w14:paraId="0FA6B3C9" w14:textId="77777777" w:rsidR="005964B4" w:rsidRPr="00BE26D5" w:rsidRDefault="005964B4" w:rsidP="0037565A">
            <w:pPr>
              <w:rPr>
                <w:sz w:val="20"/>
                <w:szCs w:val="20"/>
              </w:rPr>
            </w:pPr>
            <w:r w:rsidRPr="00BE26D5">
              <w:rPr>
                <w:sz w:val="20"/>
                <w:szCs w:val="20"/>
              </w:rPr>
              <w:t>K-S P-value</w:t>
            </w:r>
          </w:p>
        </w:tc>
        <w:tc>
          <w:tcPr>
            <w:tcW w:w="2093" w:type="pct"/>
          </w:tcPr>
          <w:p w14:paraId="094BD082" w14:textId="77777777" w:rsidR="005964B4" w:rsidRPr="00BE26D5" w:rsidRDefault="00BE26D5" w:rsidP="0037565A">
            <w:pPr>
              <w:rPr>
                <w:sz w:val="20"/>
                <w:szCs w:val="20"/>
              </w:rPr>
            </w:pPr>
            <w:r w:rsidRPr="00BE26D5">
              <w:rPr>
                <w:sz w:val="20"/>
                <w:szCs w:val="20"/>
              </w:rPr>
              <w:t>0.92</w:t>
            </w:r>
          </w:p>
        </w:tc>
        <w:tc>
          <w:tcPr>
            <w:tcW w:w="1729" w:type="pct"/>
          </w:tcPr>
          <w:p w14:paraId="3C8ABE54" w14:textId="77777777" w:rsidR="005964B4" w:rsidRPr="00867B0C" w:rsidRDefault="00BE26D5" w:rsidP="0037565A">
            <w:pPr>
              <w:rPr>
                <w:sz w:val="20"/>
                <w:szCs w:val="20"/>
              </w:rPr>
            </w:pPr>
            <w:r w:rsidRPr="00867B0C">
              <w:rPr>
                <w:sz w:val="20"/>
                <w:szCs w:val="20"/>
              </w:rPr>
              <w:t>0.82</w:t>
            </w:r>
          </w:p>
        </w:tc>
      </w:tr>
      <w:tr w:rsidR="005964B4" w:rsidRPr="0052360E" w14:paraId="3636430F" w14:textId="77777777" w:rsidTr="0053115D">
        <w:tc>
          <w:tcPr>
            <w:tcW w:w="1178" w:type="pct"/>
          </w:tcPr>
          <w:p w14:paraId="727B1ABF" w14:textId="77777777" w:rsidR="005964B4" w:rsidRPr="00BE26D5" w:rsidRDefault="005964B4" w:rsidP="0037565A">
            <w:pPr>
              <w:rPr>
                <w:sz w:val="20"/>
                <w:szCs w:val="20"/>
              </w:rPr>
            </w:pPr>
            <w:r w:rsidRPr="00BE26D5">
              <w:rPr>
                <w:sz w:val="20"/>
                <w:szCs w:val="20"/>
              </w:rPr>
              <w:t>warnings</w:t>
            </w:r>
          </w:p>
        </w:tc>
        <w:tc>
          <w:tcPr>
            <w:tcW w:w="2093" w:type="pct"/>
          </w:tcPr>
          <w:p w14:paraId="77BE0419" w14:textId="77777777" w:rsidR="005964B4" w:rsidRPr="00BE26D5" w:rsidRDefault="005964B4" w:rsidP="0037565A">
            <w:pPr>
              <w:rPr>
                <w:sz w:val="20"/>
                <w:szCs w:val="20"/>
              </w:rPr>
            </w:pPr>
            <w:r w:rsidRPr="00BE26D5">
              <w:rPr>
                <w:sz w:val="20"/>
                <w:szCs w:val="20"/>
              </w:rPr>
              <w:t>None</w:t>
            </w:r>
          </w:p>
        </w:tc>
        <w:tc>
          <w:tcPr>
            <w:tcW w:w="1729" w:type="pct"/>
          </w:tcPr>
          <w:p w14:paraId="4FB036E1" w14:textId="77777777" w:rsidR="005964B4" w:rsidRPr="00867B0C" w:rsidRDefault="00BE26D5" w:rsidP="0037565A">
            <w:pPr>
              <w:rPr>
                <w:sz w:val="20"/>
                <w:szCs w:val="20"/>
              </w:rPr>
            </w:pPr>
            <w:r w:rsidRPr="00867B0C">
              <w:rPr>
                <w:sz w:val="20"/>
                <w:szCs w:val="20"/>
              </w:rPr>
              <w:t>None</w:t>
            </w:r>
          </w:p>
        </w:tc>
      </w:tr>
    </w:tbl>
    <w:p w14:paraId="5AB770D0" w14:textId="77777777" w:rsidR="000968FF" w:rsidRPr="0052360E" w:rsidRDefault="000968FF">
      <w:pPr>
        <w:rPr>
          <w:highlight w:val="yellow"/>
        </w:rPr>
      </w:pPr>
    </w:p>
    <w:tbl>
      <w:tblPr>
        <w:tblStyle w:val="TableGrid"/>
        <w:tblW w:w="5000" w:type="pct"/>
        <w:tblLook w:val="04A0" w:firstRow="1" w:lastRow="0" w:firstColumn="1" w:lastColumn="0" w:noHBand="0" w:noVBand="1"/>
      </w:tblPr>
      <w:tblGrid>
        <w:gridCol w:w="2234"/>
        <w:gridCol w:w="3441"/>
        <w:gridCol w:w="3675"/>
      </w:tblGrid>
      <w:tr w:rsidR="00F3517C" w:rsidRPr="0052360E" w14:paraId="3AE53E36" w14:textId="77777777" w:rsidTr="0053115D">
        <w:tc>
          <w:tcPr>
            <w:tcW w:w="5000" w:type="pct"/>
            <w:gridSpan w:val="3"/>
          </w:tcPr>
          <w:p w14:paraId="4A6FB7A6" w14:textId="77777777" w:rsidR="00F3517C" w:rsidRPr="006845E1" w:rsidRDefault="00F3517C" w:rsidP="003F58BC">
            <w:pPr>
              <w:rPr>
                <w:b/>
                <w:i/>
                <w:sz w:val="20"/>
                <w:szCs w:val="20"/>
              </w:rPr>
            </w:pPr>
            <w:r w:rsidRPr="006845E1">
              <w:rPr>
                <w:b/>
                <w:i/>
              </w:rPr>
              <w:t xml:space="preserve"> </w:t>
            </w:r>
            <w:r w:rsidR="0013623B" w:rsidRPr="006845E1">
              <w:rPr>
                <w:b/>
                <w:i/>
              </w:rPr>
              <w:t xml:space="preserve">Appendix 1.B. </w:t>
            </w:r>
            <w:r w:rsidRPr="006845E1">
              <w:rPr>
                <w:b/>
                <w:i/>
              </w:rPr>
              <w:t>1-ft bins</w:t>
            </w:r>
            <w:r w:rsidR="00E2107B" w:rsidRPr="006845E1">
              <w:rPr>
                <w:b/>
                <w:i/>
              </w:rPr>
              <w:t xml:space="preserve">, no truncation, </w:t>
            </w:r>
            <w:r w:rsidR="006845E1" w:rsidRPr="006845E1">
              <w:rPr>
                <w:b/>
                <w:i/>
              </w:rPr>
              <w:t>164</w:t>
            </w:r>
            <w:r w:rsidR="0022353E" w:rsidRPr="006845E1">
              <w:rPr>
                <w:b/>
                <w:i/>
              </w:rPr>
              <w:t xml:space="preserve"> observations, width </w:t>
            </w:r>
            <w:r w:rsidR="006845E1" w:rsidRPr="006845E1">
              <w:rPr>
                <w:bCs/>
                <w:iCs/>
              </w:rPr>
              <w:t>15</w:t>
            </w:r>
          </w:p>
        </w:tc>
      </w:tr>
      <w:tr w:rsidR="005964B4" w:rsidRPr="0052360E" w14:paraId="3EFC608E" w14:textId="77777777" w:rsidTr="0053115D">
        <w:tc>
          <w:tcPr>
            <w:tcW w:w="1195" w:type="pct"/>
          </w:tcPr>
          <w:p w14:paraId="07906E78" w14:textId="77777777" w:rsidR="005964B4" w:rsidRPr="006845E1" w:rsidRDefault="005964B4" w:rsidP="0037565A">
            <w:pPr>
              <w:rPr>
                <w:sz w:val="20"/>
                <w:szCs w:val="20"/>
              </w:rPr>
            </w:pPr>
          </w:p>
        </w:tc>
        <w:tc>
          <w:tcPr>
            <w:tcW w:w="1840" w:type="pct"/>
          </w:tcPr>
          <w:p w14:paraId="4AEAA4B2" w14:textId="77777777" w:rsidR="005964B4" w:rsidRPr="006845E1" w:rsidRDefault="005964B4" w:rsidP="0037565A">
            <w:pPr>
              <w:rPr>
                <w:b/>
                <w:sz w:val="20"/>
                <w:szCs w:val="20"/>
              </w:rPr>
            </w:pPr>
            <w:r w:rsidRPr="006845E1">
              <w:rPr>
                <w:b/>
                <w:sz w:val="20"/>
                <w:szCs w:val="20"/>
              </w:rPr>
              <w:t>Hazard rate cosine</w:t>
            </w:r>
          </w:p>
        </w:tc>
        <w:tc>
          <w:tcPr>
            <w:tcW w:w="1965" w:type="pct"/>
          </w:tcPr>
          <w:p w14:paraId="26BD15DC" w14:textId="77777777" w:rsidR="005964B4" w:rsidRPr="006845E1" w:rsidRDefault="005964B4" w:rsidP="0037565A">
            <w:pPr>
              <w:rPr>
                <w:b/>
                <w:sz w:val="20"/>
                <w:szCs w:val="20"/>
              </w:rPr>
            </w:pPr>
            <w:r w:rsidRPr="006845E1">
              <w:rPr>
                <w:b/>
                <w:sz w:val="20"/>
                <w:szCs w:val="20"/>
              </w:rPr>
              <w:t>Half normal cosine</w:t>
            </w:r>
          </w:p>
        </w:tc>
      </w:tr>
      <w:tr w:rsidR="005964B4" w:rsidRPr="0052360E" w14:paraId="55D3C60C" w14:textId="77777777" w:rsidTr="0053115D">
        <w:trPr>
          <w:trHeight w:val="287"/>
        </w:trPr>
        <w:tc>
          <w:tcPr>
            <w:tcW w:w="1195" w:type="pct"/>
          </w:tcPr>
          <w:p w14:paraId="7310F3EF" w14:textId="77777777" w:rsidR="005964B4" w:rsidRPr="006845E1" w:rsidRDefault="005964B4" w:rsidP="0037565A">
            <w:pPr>
              <w:rPr>
                <w:sz w:val="20"/>
                <w:szCs w:val="20"/>
              </w:rPr>
            </w:pPr>
            <w:r w:rsidRPr="006845E1">
              <w:rPr>
                <w:sz w:val="20"/>
                <w:szCs w:val="20"/>
              </w:rPr>
              <w:t>AIC</w:t>
            </w:r>
          </w:p>
        </w:tc>
        <w:tc>
          <w:tcPr>
            <w:tcW w:w="1840" w:type="pct"/>
          </w:tcPr>
          <w:p w14:paraId="6C6B1B8C" w14:textId="77777777" w:rsidR="005964B4" w:rsidRPr="006845E1" w:rsidRDefault="006845E1" w:rsidP="0037565A">
            <w:pPr>
              <w:rPr>
                <w:sz w:val="20"/>
                <w:szCs w:val="20"/>
              </w:rPr>
            </w:pPr>
            <w:r w:rsidRPr="006845E1">
              <w:rPr>
                <w:sz w:val="20"/>
                <w:szCs w:val="20"/>
              </w:rPr>
              <w:t>814</w:t>
            </w:r>
          </w:p>
        </w:tc>
        <w:tc>
          <w:tcPr>
            <w:tcW w:w="1965" w:type="pct"/>
          </w:tcPr>
          <w:p w14:paraId="640CB049" w14:textId="77777777" w:rsidR="005964B4" w:rsidRPr="006845E1" w:rsidRDefault="006845E1" w:rsidP="0037565A">
            <w:pPr>
              <w:rPr>
                <w:sz w:val="20"/>
                <w:szCs w:val="20"/>
              </w:rPr>
            </w:pPr>
            <w:r w:rsidRPr="006845E1">
              <w:rPr>
                <w:sz w:val="20"/>
                <w:szCs w:val="20"/>
              </w:rPr>
              <w:t>815</w:t>
            </w:r>
          </w:p>
        </w:tc>
      </w:tr>
      <w:tr w:rsidR="005964B4" w:rsidRPr="0052360E" w14:paraId="05ADB560" w14:textId="77777777" w:rsidTr="0053115D">
        <w:tc>
          <w:tcPr>
            <w:tcW w:w="1195" w:type="pct"/>
          </w:tcPr>
          <w:p w14:paraId="386198EB" w14:textId="77777777" w:rsidR="005964B4" w:rsidRPr="006845E1" w:rsidRDefault="005964B4" w:rsidP="0037565A">
            <w:pPr>
              <w:rPr>
                <w:sz w:val="20"/>
                <w:szCs w:val="20"/>
              </w:rPr>
            </w:pPr>
            <w:r w:rsidRPr="006845E1">
              <w:rPr>
                <w:sz w:val="20"/>
                <w:szCs w:val="20"/>
              </w:rPr>
              <w:t>Density (ye/km</w:t>
            </w:r>
            <w:r w:rsidRPr="006845E1">
              <w:rPr>
                <w:sz w:val="20"/>
                <w:szCs w:val="20"/>
                <w:vertAlign w:val="superscript"/>
              </w:rPr>
              <w:t>2</w:t>
            </w:r>
            <w:r w:rsidRPr="006845E1">
              <w:rPr>
                <w:sz w:val="20"/>
                <w:szCs w:val="20"/>
              </w:rPr>
              <w:t>)</w:t>
            </w:r>
          </w:p>
        </w:tc>
        <w:tc>
          <w:tcPr>
            <w:tcW w:w="1840" w:type="pct"/>
          </w:tcPr>
          <w:p w14:paraId="1334520E" w14:textId="77777777" w:rsidR="005964B4" w:rsidRPr="006845E1" w:rsidRDefault="006845E1" w:rsidP="0037565A">
            <w:pPr>
              <w:rPr>
                <w:sz w:val="20"/>
                <w:szCs w:val="20"/>
              </w:rPr>
            </w:pPr>
            <w:r w:rsidRPr="006845E1">
              <w:rPr>
                <w:sz w:val="20"/>
                <w:szCs w:val="20"/>
              </w:rPr>
              <w:t>1228</w:t>
            </w:r>
          </w:p>
        </w:tc>
        <w:tc>
          <w:tcPr>
            <w:tcW w:w="1965" w:type="pct"/>
          </w:tcPr>
          <w:p w14:paraId="593C9F07" w14:textId="77777777" w:rsidR="005964B4" w:rsidRPr="006845E1" w:rsidRDefault="006845E1" w:rsidP="0011583C">
            <w:pPr>
              <w:tabs>
                <w:tab w:val="left" w:pos="780"/>
              </w:tabs>
              <w:rPr>
                <w:sz w:val="20"/>
                <w:szCs w:val="20"/>
              </w:rPr>
            </w:pPr>
            <w:r w:rsidRPr="006845E1">
              <w:rPr>
                <w:sz w:val="20"/>
                <w:szCs w:val="20"/>
              </w:rPr>
              <w:t>1153</w:t>
            </w:r>
          </w:p>
        </w:tc>
      </w:tr>
      <w:tr w:rsidR="005964B4" w:rsidRPr="0052360E" w14:paraId="540B809D" w14:textId="77777777" w:rsidTr="0053115D">
        <w:tc>
          <w:tcPr>
            <w:tcW w:w="1195" w:type="pct"/>
          </w:tcPr>
          <w:p w14:paraId="7413D194" w14:textId="77777777" w:rsidR="005964B4" w:rsidRPr="006845E1" w:rsidRDefault="005964B4" w:rsidP="0037565A">
            <w:pPr>
              <w:rPr>
                <w:sz w:val="20"/>
                <w:szCs w:val="20"/>
              </w:rPr>
            </w:pPr>
            <w:r w:rsidRPr="006845E1">
              <w:rPr>
                <w:sz w:val="20"/>
                <w:szCs w:val="20"/>
              </w:rPr>
              <w:t>D LCL (ye/km</w:t>
            </w:r>
            <w:r w:rsidRPr="006845E1">
              <w:rPr>
                <w:sz w:val="20"/>
                <w:szCs w:val="20"/>
                <w:vertAlign w:val="superscript"/>
              </w:rPr>
              <w:t>2</w:t>
            </w:r>
            <w:r w:rsidRPr="006845E1">
              <w:rPr>
                <w:sz w:val="20"/>
                <w:szCs w:val="20"/>
              </w:rPr>
              <w:t>)</w:t>
            </w:r>
          </w:p>
        </w:tc>
        <w:tc>
          <w:tcPr>
            <w:tcW w:w="1840" w:type="pct"/>
          </w:tcPr>
          <w:p w14:paraId="375C1353" w14:textId="77777777" w:rsidR="005964B4" w:rsidRPr="006845E1" w:rsidRDefault="006845E1" w:rsidP="0037565A">
            <w:pPr>
              <w:rPr>
                <w:sz w:val="20"/>
                <w:szCs w:val="20"/>
              </w:rPr>
            </w:pPr>
            <w:r w:rsidRPr="006845E1">
              <w:rPr>
                <w:sz w:val="20"/>
                <w:szCs w:val="20"/>
              </w:rPr>
              <w:t>906</w:t>
            </w:r>
          </w:p>
        </w:tc>
        <w:tc>
          <w:tcPr>
            <w:tcW w:w="1965" w:type="pct"/>
          </w:tcPr>
          <w:p w14:paraId="625E3B08" w14:textId="77777777" w:rsidR="005964B4" w:rsidRPr="006845E1" w:rsidRDefault="006845E1" w:rsidP="0037565A">
            <w:pPr>
              <w:rPr>
                <w:sz w:val="20"/>
                <w:szCs w:val="20"/>
              </w:rPr>
            </w:pPr>
            <w:r w:rsidRPr="006845E1">
              <w:rPr>
                <w:sz w:val="20"/>
                <w:szCs w:val="20"/>
              </w:rPr>
              <w:t>880</w:t>
            </w:r>
          </w:p>
        </w:tc>
      </w:tr>
      <w:tr w:rsidR="005964B4" w:rsidRPr="0052360E" w14:paraId="4AB4DD9E" w14:textId="77777777" w:rsidTr="0053115D">
        <w:tc>
          <w:tcPr>
            <w:tcW w:w="1195" w:type="pct"/>
          </w:tcPr>
          <w:p w14:paraId="5851F7A7" w14:textId="77777777" w:rsidR="005964B4" w:rsidRPr="006845E1" w:rsidRDefault="005964B4" w:rsidP="0037565A">
            <w:pPr>
              <w:rPr>
                <w:sz w:val="20"/>
                <w:szCs w:val="20"/>
              </w:rPr>
            </w:pPr>
            <w:r w:rsidRPr="006845E1">
              <w:rPr>
                <w:sz w:val="20"/>
                <w:szCs w:val="20"/>
              </w:rPr>
              <w:t>D UCL (ye/km</w:t>
            </w:r>
            <w:r w:rsidRPr="006845E1">
              <w:rPr>
                <w:sz w:val="20"/>
                <w:szCs w:val="20"/>
                <w:vertAlign w:val="superscript"/>
              </w:rPr>
              <w:t>2</w:t>
            </w:r>
            <w:r w:rsidRPr="006845E1">
              <w:rPr>
                <w:sz w:val="20"/>
                <w:szCs w:val="20"/>
              </w:rPr>
              <w:t>)</w:t>
            </w:r>
          </w:p>
        </w:tc>
        <w:tc>
          <w:tcPr>
            <w:tcW w:w="1840" w:type="pct"/>
          </w:tcPr>
          <w:p w14:paraId="5B969BBB" w14:textId="77777777" w:rsidR="005964B4" w:rsidRPr="006845E1" w:rsidRDefault="006845E1" w:rsidP="0037565A">
            <w:pPr>
              <w:rPr>
                <w:sz w:val="20"/>
                <w:szCs w:val="20"/>
              </w:rPr>
            </w:pPr>
            <w:r w:rsidRPr="006845E1">
              <w:rPr>
                <w:sz w:val="20"/>
                <w:szCs w:val="20"/>
              </w:rPr>
              <w:t>1663</w:t>
            </w:r>
          </w:p>
        </w:tc>
        <w:tc>
          <w:tcPr>
            <w:tcW w:w="1965" w:type="pct"/>
          </w:tcPr>
          <w:p w14:paraId="3BE13B83" w14:textId="77777777" w:rsidR="005964B4" w:rsidRPr="006845E1" w:rsidRDefault="006845E1" w:rsidP="0037565A">
            <w:pPr>
              <w:rPr>
                <w:sz w:val="20"/>
                <w:szCs w:val="20"/>
              </w:rPr>
            </w:pPr>
            <w:r w:rsidRPr="006845E1">
              <w:rPr>
                <w:sz w:val="20"/>
                <w:szCs w:val="20"/>
              </w:rPr>
              <w:t>1512</w:t>
            </w:r>
          </w:p>
        </w:tc>
      </w:tr>
      <w:tr w:rsidR="005964B4" w:rsidRPr="0052360E" w14:paraId="4FAA187B" w14:textId="77777777" w:rsidTr="0053115D">
        <w:tc>
          <w:tcPr>
            <w:tcW w:w="1195" w:type="pct"/>
          </w:tcPr>
          <w:p w14:paraId="17A6C5C0" w14:textId="77777777" w:rsidR="005964B4" w:rsidRPr="006845E1" w:rsidRDefault="005964B4" w:rsidP="0037565A">
            <w:pPr>
              <w:rPr>
                <w:sz w:val="20"/>
                <w:szCs w:val="20"/>
              </w:rPr>
            </w:pPr>
            <w:r w:rsidRPr="006845E1">
              <w:rPr>
                <w:sz w:val="20"/>
                <w:szCs w:val="20"/>
              </w:rPr>
              <w:t>CV of D</w:t>
            </w:r>
          </w:p>
        </w:tc>
        <w:tc>
          <w:tcPr>
            <w:tcW w:w="1840" w:type="pct"/>
          </w:tcPr>
          <w:p w14:paraId="73FD17EF" w14:textId="77777777" w:rsidR="005964B4" w:rsidRPr="006845E1" w:rsidRDefault="006845E1" w:rsidP="0037565A">
            <w:pPr>
              <w:rPr>
                <w:sz w:val="20"/>
                <w:szCs w:val="20"/>
              </w:rPr>
            </w:pPr>
            <w:r w:rsidRPr="006845E1">
              <w:rPr>
                <w:sz w:val="20"/>
                <w:szCs w:val="20"/>
              </w:rPr>
              <w:t>0.15</w:t>
            </w:r>
          </w:p>
        </w:tc>
        <w:tc>
          <w:tcPr>
            <w:tcW w:w="1965" w:type="pct"/>
          </w:tcPr>
          <w:p w14:paraId="4F8C2D13" w14:textId="77777777" w:rsidR="005964B4" w:rsidRPr="006845E1" w:rsidRDefault="006845E1" w:rsidP="0037565A">
            <w:pPr>
              <w:rPr>
                <w:sz w:val="20"/>
                <w:szCs w:val="20"/>
              </w:rPr>
            </w:pPr>
            <w:r w:rsidRPr="006845E1">
              <w:rPr>
                <w:sz w:val="20"/>
                <w:szCs w:val="20"/>
              </w:rPr>
              <w:t>0.14</w:t>
            </w:r>
          </w:p>
        </w:tc>
      </w:tr>
      <w:tr w:rsidR="005964B4" w:rsidRPr="0052360E" w14:paraId="22705B8C" w14:textId="77777777" w:rsidTr="0053115D">
        <w:trPr>
          <w:trHeight w:val="611"/>
        </w:trPr>
        <w:tc>
          <w:tcPr>
            <w:tcW w:w="1195" w:type="pct"/>
          </w:tcPr>
          <w:p w14:paraId="4B79F3B6" w14:textId="77777777" w:rsidR="005964B4" w:rsidRPr="006845E1" w:rsidRDefault="005964B4" w:rsidP="0037565A">
            <w:pPr>
              <w:rPr>
                <w:sz w:val="20"/>
                <w:szCs w:val="20"/>
              </w:rPr>
            </w:pPr>
            <w:r w:rsidRPr="006845E1">
              <w:rPr>
                <w:sz w:val="20"/>
                <w:szCs w:val="20"/>
              </w:rPr>
              <w:t>Judgement</w:t>
            </w:r>
          </w:p>
        </w:tc>
        <w:tc>
          <w:tcPr>
            <w:tcW w:w="1840" w:type="pct"/>
          </w:tcPr>
          <w:p w14:paraId="20875C78" w14:textId="77777777" w:rsidR="005964B4" w:rsidRPr="006845E1" w:rsidRDefault="006845E1" w:rsidP="0037565A">
            <w:pPr>
              <w:rPr>
                <w:sz w:val="20"/>
                <w:szCs w:val="20"/>
              </w:rPr>
            </w:pPr>
            <w:r w:rsidRPr="006845E1">
              <w:rPr>
                <w:sz w:val="20"/>
                <w:szCs w:val="20"/>
              </w:rPr>
              <w:t>OK shoulder and shape but not good fit at some bins.</w:t>
            </w:r>
          </w:p>
        </w:tc>
        <w:tc>
          <w:tcPr>
            <w:tcW w:w="1965" w:type="pct"/>
          </w:tcPr>
          <w:p w14:paraId="03F328C9" w14:textId="77777777" w:rsidR="005964B4" w:rsidRPr="006845E1" w:rsidRDefault="006845E1" w:rsidP="0037565A">
            <w:pPr>
              <w:rPr>
                <w:sz w:val="20"/>
                <w:szCs w:val="20"/>
              </w:rPr>
            </w:pPr>
            <w:r w:rsidRPr="006845E1">
              <w:rPr>
                <w:sz w:val="20"/>
                <w:szCs w:val="20"/>
              </w:rPr>
              <w:t>OK shoulder and shape but not good fit at some bins.</w:t>
            </w:r>
          </w:p>
        </w:tc>
      </w:tr>
      <w:tr w:rsidR="005964B4" w:rsidRPr="0052360E" w14:paraId="46A3108C" w14:textId="77777777" w:rsidTr="0053115D">
        <w:tc>
          <w:tcPr>
            <w:tcW w:w="1195" w:type="pct"/>
          </w:tcPr>
          <w:p w14:paraId="4B74C9FF" w14:textId="77777777" w:rsidR="005964B4" w:rsidRPr="006845E1" w:rsidRDefault="005964B4" w:rsidP="0037565A">
            <w:pPr>
              <w:rPr>
                <w:sz w:val="20"/>
                <w:szCs w:val="20"/>
              </w:rPr>
            </w:pPr>
            <w:r w:rsidRPr="006845E1">
              <w:rPr>
                <w:sz w:val="20"/>
                <w:szCs w:val="20"/>
              </w:rPr>
              <w:t>X</w:t>
            </w:r>
            <w:r w:rsidRPr="006845E1">
              <w:rPr>
                <w:sz w:val="20"/>
                <w:szCs w:val="20"/>
                <w:vertAlign w:val="superscript"/>
              </w:rPr>
              <w:t>2</w:t>
            </w:r>
            <w:r w:rsidRPr="006845E1">
              <w:rPr>
                <w:sz w:val="20"/>
                <w:szCs w:val="20"/>
              </w:rPr>
              <w:t xml:space="preserve"> P-value</w:t>
            </w:r>
          </w:p>
        </w:tc>
        <w:tc>
          <w:tcPr>
            <w:tcW w:w="1840" w:type="pct"/>
          </w:tcPr>
          <w:p w14:paraId="5A76280F" w14:textId="77777777" w:rsidR="005964B4" w:rsidRPr="006845E1" w:rsidRDefault="006845E1" w:rsidP="0037565A">
            <w:pPr>
              <w:rPr>
                <w:sz w:val="20"/>
                <w:szCs w:val="20"/>
              </w:rPr>
            </w:pPr>
            <w:r w:rsidRPr="006845E1">
              <w:rPr>
                <w:sz w:val="20"/>
                <w:szCs w:val="20"/>
              </w:rPr>
              <w:t>0.27</w:t>
            </w:r>
          </w:p>
        </w:tc>
        <w:tc>
          <w:tcPr>
            <w:tcW w:w="1965" w:type="pct"/>
          </w:tcPr>
          <w:p w14:paraId="01EB9AEC" w14:textId="77777777" w:rsidR="005964B4" w:rsidRPr="006845E1" w:rsidRDefault="006845E1" w:rsidP="0037565A">
            <w:pPr>
              <w:rPr>
                <w:sz w:val="20"/>
                <w:szCs w:val="20"/>
              </w:rPr>
            </w:pPr>
            <w:r w:rsidRPr="006845E1">
              <w:rPr>
                <w:sz w:val="20"/>
                <w:szCs w:val="20"/>
              </w:rPr>
              <w:t>0.16</w:t>
            </w:r>
          </w:p>
        </w:tc>
      </w:tr>
      <w:tr w:rsidR="005964B4" w:rsidRPr="0052360E" w14:paraId="4DC123A4" w14:textId="77777777" w:rsidTr="0053115D">
        <w:tc>
          <w:tcPr>
            <w:tcW w:w="1195" w:type="pct"/>
          </w:tcPr>
          <w:p w14:paraId="78BEA945" w14:textId="77777777" w:rsidR="005964B4" w:rsidRPr="006845E1" w:rsidRDefault="005964B4" w:rsidP="0037565A">
            <w:pPr>
              <w:rPr>
                <w:sz w:val="20"/>
                <w:szCs w:val="20"/>
              </w:rPr>
            </w:pPr>
            <w:r w:rsidRPr="006845E1">
              <w:rPr>
                <w:sz w:val="20"/>
                <w:szCs w:val="20"/>
              </w:rPr>
              <w:t># parameters</w:t>
            </w:r>
          </w:p>
        </w:tc>
        <w:tc>
          <w:tcPr>
            <w:tcW w:w="1840" w:type="pct"/>
          </w:tcPr>
          <w:p w14:paraId="4570A7D0" w14:textId="77777777" w:rsidR="005964B4" w:rsidRPr="006845E1" w:rsidRDefault="006845E1" w:rsidP="0037565A">
            <w:pPr>
              <w:rPr>
                <w:sz w:val="20"/>
                <w:szCs w:val="20"/>
              </w:rPr>
            </w:pPr>
            <w:r w:rsidRPr="006845E1">
              <w:rPr>
                <w:sz w:val="20"/>
                <w:szCs w:val="20"/>
              </w:rPr>
              <w:t>3</w:t>
            </w:r>
          </w:p>
        </w:tc>
        <w:tc>
          <w:tcPr>
            <w:tcW w:w="1965" w:type="pct"/>
          </w:tcPr>
          <w:p w14:paraId="0DE2B833" w14:textId="77777777" w:rsidR="005964B4" w:rsidRPr="006845E1" w:rsidRDefault="006845E1" w:rsidP="0037565A">
            <w:pPr>
              <w:rPr>
                <w:sz w:val="20"/>
                <w:szCs w:val="20"/>
              </w:rPr>
            </w:pPr>
            <w:r w:rsidRPr="006845E1">
              <w:rPr>
                <w:sz w:val="20"/>
                <w:szCs w:val="20"/>
              </w:rPr>
              <w:t>1</w:t>
            </w:r>
          </w:p>
        </w:tc>
      </w:tr>
      <w:tr w:rsidR="005964B4" w:rsidRPr="0052360E" w14:paraId="285216A2" w14:textId="77777777" w:rsidTr="0053115D">
        <w:tc>
          <w:tcPr>
            <w:tcW w:w="1195" w:type="pct"/>
          </w:tcPr>
          <w:p w14:paraId="05811D61" w14:textId="77777777" w:rsidR="005964B4" w:rsidRPr="006845E1" w:rsidRDefault="005964B4" w:rsidP="0037565A">
            <w:pPr>
              <w:rPr>
                <w:sz w:val="20"/>
                <w:szCs w:val="20"/>
              </w:rPr>
            </w:pPr>
            <w:r w:rsidRPr="006845E1">
              <w:rPr>
                <w:sz w:val="20"/>
                <w:szCs w:val="20"/>
              </w:rPr>
              <w:t>warnings</w:t>
            </w:r>
          </w:p>
        </w:tc>
        <w:tc>
          <w:tcPr>
            <w:tcW w:w="1840" w:type="pct"/>
          </w:tcPr>
          <w:p w14:paraId="4550BAB3" w14:textId="77777777" w:rsidR="005964B4" w:rsidRPr="006845E1" w:rsidRDefault="0011583C" w:rsidP="0037565A">
            <w:pPr>
              <w:rPr>
                <w:sz w:val="20"/>
                <w:szCs w:val="20"/>
              </w:rPr>
            </w:pPr>
            <w:r w:rsidRPr="006845E1">
              <w:rPr>
                <w:sz w:val="20"/>
                <w:szCs w:val="20"/>
              </w:rPr>
              <w:t>None</w:t>
            </w:r>
          </w:p>
        </w:tc>
        <w:tc>
          <w:tcPr>
            <w:tcW w:w="1965" w:type="pct"/>
          </w:tcPr>
          <w:p w14:paraId="4517422A" w14:textId="77777777" w:rsidR="005964B4" w:rsidRPr="006845E1" w:rsidRDefault="006845E1" w:rsidP="0037565A">
            <w:pPr>
              <w:rPr>
                <w:sz w:val="20"/>
                <w:szCs w:val="20"/>
              </w:rPr>
            </w:pPr>
            <w:r w:rsidRPr="006845E1">
              <w:rPr>
                <w:sz w:val="20"/>
                <w:szCs w:val="20"/>
              </w:rPr>
              <w:t>None</w:t>
            </w:r>
          </w:p>
        </w:tc>
      </w:tr>
    </w:tbl>
    <w:p w14:paraId="703B025D" w14:textId="77777777" w:rsidR="0013623B" w:rsidRPr="0052360E" w:rsidRDefault="0013623B">
      <w:pPr>
        <w:rPr>
          <w:highlight w:val="yellow"/>
        </w:rPr>
        <w:sectPr w:rsidR="0013623B" w:rsidRPr="0052360E">
          <w:pgSz w:w="12240" w:h="15840"/>
          <w:pgMar w:top="1440" w:right="1440" w:bottom="1440" w:left="1440" w:header="720" w:footer="720" w:gutter="0"/>
          <w:cols w:space="720"/>
          <w:docGrid w:linePitch="360"/>
        </w:sectPr>
      </w:pPr>
    </w:p>
    <w:tbl>
      <w:tblPr>
        <w:tblStyle w:val="TableGrid"/>
        <w:tblW w:w="5000" w:type="pct"/>
        <w:tblLook w:val="04A0" w:firstRow="1" w:lastRow="0" w:firstColumn="1" w:lastColumn="0" w:noHBand="0" w:noVBand="1"/>
      </w:tblPr>
      <w:tblGrid>
        <w:gridCol w:w="2234"/>
        <w:gridCol w:w="3441"/>
        <w:gridCol w:w="3675"/>
      </w:tblGrid>
      <w:tr w:rsidR="00F3517C" w:rsidRPr="0052360E" w14:paraId="20FEF82E" w14:textId="77777777" w:rsidTr="0053115D">
        <w:tc>
          <w:tcPr>
            <w:tcW w:w="5000" w:type="pct"/>
            <w:gridSpan w:val="3"/>
          </w:tcPr>
          <w:p w14:paraId="22D6AEDC" w14:textId="77777777" w:rsidR="00F3517C" w:rsidRPr="0052360E" w:rsidRDefault="0013623B" w:rsidP="0022353E">
            <w:pPr>
              <w:rPr>
                <w:b/>
                <w:i/>
                <w:sz w:val="20"/>
                <w:szCs w:val="20"/>
                <w:highlight w:val="yellow"/>
              </w:rPr>
            </w:pPr>
            <w:r w:rsidRPr="00A142D8">
              <w:rPr>
                <w:b/>
                <w:i/>
              </w:rPr>
              <w:lastRenderedPageBreak/>
              <w:t xml:space="preserve">Appendix 1.C. </w:t>
            </w:r>
            <w:r w:rsidR="00D265DC" w:rsidRPr="00A142D8">
              <w:rPr>
                <w:b/>
                <w:i/>
              </w:rPr>
              <w:t>1.5</w:t>
            </w:r>
            <w:r w:rsidR="00F3517C" w:rsidRPr="00A142D8">
              <w:rPr>
                <w:b/>
                <w:i/>
              </w:rPr>
              <w:t>-ft bins</w:t>
            </w:r>
            <w:r w:rsidR="00E2107B" w:rsidRPr="00A142D8">
              <w:rPr>
                <w:b/>
                <w:i/>
              </w:rPr>
              <w:t xml:space="preserve">, no truncation, </w:t>
            </w:r>
            <w:r w:rsidR="00A142D8" w:rsidRPr="00A142D8">
              <w:rPr>
                <w:b/>
                <w:i/>
              </w:rPr>
              <w:t>164 observations, width 15</w:t>
            </w:r>
          </w:p>
        </w:tc>
      </w:tr>
      <w:tr w:rsidR="005964B4" w:rsidRPr="0052360E" w14:paraId="6BDCFD04" w14:textId="77777777" w:rsidTr="0053115D">
        <w:trPr>
          <w:trHeight w:val="602"/>
        </w:trPr>
        <w:tc>
          <w:tcPr>
            <w:tcW w:w="1195" w:type="pct"/>
          </w:tcPr>
          <w:p w14:paraId="7083B069" w14:textId="77777777" w:rsidR="005964B4" w:rsidRPr="00A142D8" w:rsidRDefault="005964B4" w:rsidP="0037565A">
            <w:pPr>
              <w:rPr>
                <w:sz w:val="20"/>
                <w:szCs w:val="20"/>
              </w:rPr>
            </w:pPr>
          </w:p>
        </w:tc>
        <w:tc>
          <w:tcPr>
            <w:tcW w:w="1840" w:type="pct"/>
          </w:tcPr>
          <w:p w14:paraId="071392BA" w14:textId="77777777" w:rsidR="005964B4" w:rsidRPr="00A142D8" w:rsidRDefault="005964B4" w:rsidP="0037565A">
            <w:pPr>
              <w:rPr>
                <w:b/>
                <w:sz w:val="20"/>
                <w:szCs w:val="20"/>
              </w:rPr>
            </w:pPr>
            <w:r w:rsidRPr="00A142D8">
              <w:rPr>
                <w:b/>
                <w:sz w:val="20"/>
                <w:szCs w:val="20"/>
              </w:rPr>
              <w:t>Hazard rate cosine</w:t>
            </w:r>
          </w:p>
        </w:tc>
        <w:tc>
          <w:tcPr>
            <w:tcW w:w="1965" w:type="pct"/>
          </w:tcPr>
          <w:p w14:paraId="14F09050" w14:textId="77777777" w:rsidR="005964B4" w:rsidRPr="00A142D8" w:rsidRDefault="005964B4" w:rsidP="0037565A">
            <w:pPr>
              <w:rPr>
                <w:b/>
                <w:sz w:val="20"/>
                <w:szCs w:val="20"/>
              </w:rPr>
            </w:pPr>
            <w:r w:rsidRPr="00A142D8">
              <w:rPr>
                <w:b/>
                <w:sz w:val="20"/>
                <w:szCs w:val="20"/>
              </w:rPr>
              <w:t>Half normal cosine</w:t>
            </w:r>
          </w:p>
        </w:tc>
      </w:tr>
      <w:tr w:rsidR="005964B4" w:rsidRPr="0052360E" w14:paraId="17F824EA" w14:textId="77777777" w:rsidTr="0053115D">
        <w:tc>
          <w:tcPr>
            <w:tcW w:w="1195" w:type="pct"/>
          </w:tcPr>
          <w:p w14:paraId="17E365E3" w14:textId="77777777" w:rsidR="005964B4" w:rsidRPr="00A142D8" w:rsidRDefault="005964B4" w:rsidP="0037565A">
            <w:pPr>
              <w:rPr>
                <w:sz w:val="20"/>
                <w:szCs w:val="20"/>
              </w:rPr>
            </w:pPr>
            <w:r w:rsidRPr="00A142D8">
              <w:rPr>
                <w:sz w:val="20"/>
                <w:szCs w:val="20"/>
              </w:rPr>
              <w:t>AIC</w:t>
            </w:r>
          </w:p>
        </w:tc>
        <w:tc>
          <w:tcPr>
            <w:tcW w:w="1840" w:type="pct"/>
          </w:tcPr>
          <w:p w14:paraId="09C86A71" w14:textId="77777777" w:rsidR="005964B4" w:rsidRPr="00A142D8" w:rsidRDefault="00A142D8" w:rsidP="0037565A">
            <w:pPr>
              <w:rPr>
                <w:sz w:val="20"/>
                <w:szCs w:val="20"/>
              </w:rPr>
            </w:pPr>
            <w:r w:rsidRPr="00A142D8">
              <w:rPr>
                <w:sz w:val="20"/>
                <w:szCs w:val="20"/>
              </w:rPr>
              <w:t>682</w:t>
            </w:r>
          </w:p>
        </w:tc>
        <w:tc>
          <w:tcPr>
            <w:tcW w:w="1965" w:type="pct"/>
          </w:tcPr>
          <w:p w14:paraId="68A834A2" w14:textId="77777777" w:rsidR="005964B4" w:rsidRPr="00A142D8" w:rsidRDefault="00A142D8" w:rsidP="0037565A">
            <w:pPr>
              <w:rPr>
                <w:sz w:val="20"/>
                <w:szCs w:val="20"/>
              </w:rPr>
            </w:pPr>
            <w:r w:rsidRPr="00A142D8">
              <w:rPr>
                <w:sz w:val="20"/>
                <w:szCs w:val="20"/>
              </w:rPr>
              <w:t>682</w:t>
            </w:r>
          </w:p>
        </w:tc>
      </w:tr>
      <w:tr w:rsidR="005964B4" w:rsidRPr="0052360E" w14:paraId="247D1B06" w14:textId="77777777" w:rsidTr="0053115D">
        <w:tc>
          <w:tcPr>
            <w:tcW w:w="1195" w:type="pct"/>
          </w:tcPr>
          <w:p w14:paraId="25ACD45D" w14:textId="77777777" w:rsidR="005964B4" w:rsidRPr="00A142D8" w:rsidRDefault="005964B4" w:rsidP="0037565A">
            <w:pPr>
              <w:rPr>
                <w:sz w:val="20"/>
                <w:szCs w:val="20"/>
              </w:rPr>
            </w:pPr>
            <w:r w:rsidRPr="00A142D8">
              <w:rPr>
                <w:sz w:val="20"/>
                <w:szCs w:val="20"/>
              </w:rPr>
              <w:t>Density (ye/km</w:t>
            </w:r>
            <w:r w:rsidRPr="00A142D8">
              <w:rPr>
                <w:sz w:val="20"/>
                <w:szCs w:val="20"/>
                <w:vertAlign w:val="superscript"/>
              </w:rPr>
              <w:t>2</w:t>
            </w:r>
            <w:r w:rsidRPr="00A142D8">
              <w:rPr>
                <w:sz w:val="20"/>
                <w:szCs w:val="20"/>
              </w:rPr>
              <w:t>)</w:t>
            </w:r>
          </w:p>
        </w:tc>
        <w:tc>
          <w:tcPr>
            <w:tcW w:w="1840" w:type="pct"/>
          </w:tcPr>
          <w:p w14:paraId="725BC5D4" w14:textId="77777777" w:rsidR="005964B4" w:rsidRPr="00A142D8" w:rsidRDefault="00A142D8" w:rsidP="0037565A">
            <w:pPr>
              <w:rPr>
                <w:sz w:val="20"/>
                <w:szCs w:val="20"/>
              </w:rPr>
            </w:pPr>
            <w:r w:rsidRPr="00A142D8">
              <w:rPr>
                <w:sz w:val="20"/>
                <w:szCs w:val="20"/>
              </w:rPr>
              <w:t>1199</w:t>
            </w:r>
          </w:p>
        </w:tc>
        <w:tc>
          <w:tcPr>
            <w:tcW w:w="1965" w:type="pct"/>
          </w:tcPr>
          <w:p w14:paraId="45C1523F" w14:textId="77777777" w:rsidR="005964B4" w:rsidRPr="00A142D8" w:rsidRDefault="00A142D8" w:rsidP="0037565A">
            <w:pPr>
              <w:rPr>
                <w:sz w:val="20"/>
                <w:szCs w:val="20"/>
              </w:rPr>
            </w:pPr>
            <w:r w:rsidRPr="00A142D8">
              <w:rPr>
                <w:sz w:val="20"/>
                <w:szCs w:val="20"/>
              </w:rPr>
              <w:t>1156</w:t>
            </w:r>
          </w:p>
        </w:tc>
      </w:tr>
      <w:tr w:rsidR="005964B4" w:rsidRPr="0052360E" w14:paraId="4ED29B6A" w14:textId="77777777" w:rsidTr="0053115D">
        <w:tc>
          <w:tcPr>
            <w:tcW w:w="1195" w:type="pct"/>
          </w:tcPr>
          <w:p w14:paraId="6E826A60" w14:textId="77777777" w:rsidR="005964B4" w:rsidRPr="00A142D8" w:rsidRDefault="005964B4" w:rsidP="0037565A">
            <w:pPr>
              <w:rPr>
                <w:sz w:val="20"/>
                <w:szCs w:val="20"/>
              </w:rPr>
            </w:pPr>
            <w:r w:rsidRPr="00A142D8">
              <w:rPr>
                <w:sz w:val="20"/>
                <w:szCs w:val="20"/>
              </w:rPr>
              <w:t>D LCL (ye/km</w:t>
            </w:r>
            <w:r w:rsidRPr="00A142D8">
              <w:rPr>
                <w:sz w:val="20"/>
                <w:szCs w:val="20"/>
                <w:vertAlign w:val="superscript"/>
              </w:rPr>
              <w:t>2</w:t>
            </w:r>
            <w:r w:rsidRPr="00A142D8">
              <w:rPr>
                <w:sz w:val="20"/>
                <w:szCs w:val="20"/>
              </w:rPr>
              <w:t>)</w:t>
            </w:r>
          </w:p>
        </w:tc>
        <w:tc>
          <w:tcPr>
            <w:tcW w:w="1840" w:type="pct"/>
          </w:tcPr>
          <w:p w14:paraId="1C37E3BB" w14:textId="77777777" w:rsidR="005964B4" w:rsidRPr="00A142D8" w:rsidRDefault="00A142D8" w:rsidP="0037565A">
            <w:pPr>
              <w:rPr>
                <w:sz w:val="20"/>
                <w:szCs w:val="20"/>
              </w:rPr>
            </w:pPr>
            <w:r w:rsidRPr="00A142D8">
              <w:rPr>
                <w:sz w:val="20"/>
                <w:szCs w:val="20"/>
              </w:rPr>
              <w:t>881</w:t>
            </w:r>
          </w:p>
        </w:tc>
        <w:tc>
          <w:tcPr>
            <w:tcW w:w="1965" w:type="pct"/>
          </w:tcPr>
          <w:p w14:paraId="27284458" w14:textId="77777777" w:rsidR="005964B4" w:rsidRPr="00A142D8" w:rsidRDefault="00A142D8" w:rsidP="0037565A">
            <w:pPr>
              <w:rPr>
                <w:sz w:val="20"/>
                <w:szCs w:val="20"/>
              </w:rPr>
            </w:pPr>
            <w:r w:rsidRPr="00A142D8">
              <w:rPr>
                <w:sz w:val="20"/>
                <w:szCs w:val="20"/>
              </w:rPr>
              <w:t>882</w:t>
            </w:r>
          </w:p>
        </w:tc>
      </w:tr>
      <w:tr w:rsidR="005964B4" w:rsidRPr="0052360E" w14:paraId="6BBD72C9" w14:textId="77777777" w:rsidTr="0053115D">
        <w:tc>
          <w:tcPr>
            <w:tcW w:w="1195" w:type="pct"/>
          </w:tcPr>
          <w:p w14:paraId="00A11B3C" w14:textId="77777777" w:rsidR="005964B4" w:rsidRPr="00A142D8" w:rsidRDefault="005964B4" w:rsidP="0037565A">
            <w:pPr>
              <w:rPr>
                <w:sz w:val="20"/>
                <w:szCs w:val="20"/>
              </w:rPr>
            </w:pPr>
            <w:r w:rsidRPr="00A142D8">
              <w:rPr>
                <w:sz w:val="20"/>
                <w:szCs w:val="20"/>
              </w:rPr>
              <w:t>D UCL (ye/km</w:t>
            </w:r>
            <w:r w:rsidRPr="00A142D8">
              <w:rPr>
                <w:sz w:val="20"/>
                <w:szCs w:val="20"/>
                <w:vertAlign w:val="superscript"/>
              </w:rPr>
              <w:t>2</w:t>
            </w:r>
            <w:r w:rsidRPr="00A142D8">
              <w:rPr>
                <w:sz w:val="20"/>
                <w:szCs w:val="20"/>
              </w:rPr>
              <w:t>)</w:t>
            </w:r>
          </w:p>
        </w:tc>
        <w:tc>
          <w:tcPr>
            <w:tcW w:w="1840" w:type="pct"/>
          </w:tcPr>
          <w:p w14:paraId="3F9E8B96" w14:textId="77777777" w:rsidR="005964B4" w:rsidRPr="00A142D8" w:rsidRDefault="00A142D8" w:rsidP="0037565A">
            <w:pPr>
              <w:rPr>
                <w:sz w:val="20"/>
                <w:szCs w:val="20"/>
              </w:rPr>
            </w:pPr>
            <w:r w:rsidRPr="00A142D8">
              <w:rPr>
                <w:sz w:val="20"/>
                <w:szCs w:val="20"/>
              </w:rPr>
              <w:t>1631</w:t>
            </w:r>
          </w:p>
        </w:tc>
        <w:tc>
          <w:tcPr>
            <w:tcW w:w="1965" w:type="pct"/>
          </w:tcPr>
          <w:p w14:paraId="405DDB93" w14:textId="77777777" w:rsidR="005964B4" w:rsidRPr="00A142D8" w:rsidRDefault="00A142D8" w:rsidP="0037565A">
            <w:pPr>
              <w:rPr>
                <w:sz w:val="20"/>
                <w:szCs w:val="20"/>
              </w:rPr>
            </w:pPr>
            <w:r w:rsidRPr="00A142D8">
              <w:rPr>
                <w:sz w:val="20"/>
                <w:szCs w:val="20"/>
              </w:rPr>
              <w:t>1515</w:t>
            </w:r>
          </w:p>
        </w:tc>
      </w:tr>
      <w:tr w:rsidR="005964B4" w:rsidRPr="0052360E" w14:paraId="26427DDD" w14:textId="77777777" w:rsidTr="0053115D">
        <w:tc>
          <w:tcPr>
            <w:tcW w:w="1195" w:type="pct"/>
          </w:tcPr>
          <w:p w14:paraId="5DE987CC" w14:textId="77777777" w:rsidR="005964B4" w:rsidRPr="00A142D8" w:rsidRDefault="005964B4" w:rsidP="0037565A">
            <w:pPr>
              <w:rPr>
                <w:sz w:val="20"/>
                <w:szCs w:val="20"/>
              </w:rPr>
            </w:pPr>
            <w:r w:rsidRPr="00A142D8">
              <w:rPr>
                <w:sz w:val="20"/>
                <w:szCs w:val="20"/>
              </w:rPr>
              <w:t>CV of D</w:t>
            </w:r>
          </w:p>
        </w:tc>
        <w:tc>
          <w:tcPr>
            <w:tcW w:w="1840" w:type="pct"/>
          </w:tcPr>
          <w:p w14:paraId="630B83D6" w14:textId="77777777" w:rsidR="005964B4" w:rsidRPr="00A142D8" w:rsidRDefault="00A142D8" w:rsidP="0037565A">
            <w:pPr>
              <w:rPr>
                <w:sz w:val="20"/>
                <w:szCs w:val="20"/>
              </w:rPr>
            </w:pPr>
            <w:r w:rsidRPr="00A142D8">
              <w:rPr>
                <w:sz w:val="20"/>
                <w:szCs w:val="20"/>
              </w:rPr>
              <w:t>0.16</w:t>
            </w:r>
          </w:p>
        </w:tc>
        <w:tc>
          <w:tcPr>
            <w:tcW w:w="1965" w:type="pct"/>
          </w:tcPr>
          <w:p w14:paraId="4BCD83B4" w14:textId="77777777" w:rsidR="005964B4" w:rsidRPr="00A142D8" w:rsidRDefault="00A142D8" w:rsidP="0037565A">
            <w:pPr>
              <w:rPr>
                <w:sz w:val="20"/>
                <w:szCs w:val="20"/>
              </w:rPr>
            </w:pPr>
            <w:r w:rsidRPr="00A142D8">
              <w:rPr>
                <w:sz w:val="20"/>
                <w:szCs w:val="20"/>
              </w:rPr>
              <w:t>0.14</w:t>
            </w:r>
          </w:p>
        </w:tc>
      </w:tr>
      <w:tr w:rsidR="005964B4" w:rsidRPr="0052360E" w14:paraId="4AC7308B" w14:textId="77777777" w:rsidTr="0053115D">
        <w:trPr>
          <w:trHeight w:val="611"/>
        </w:trPr>
        <w:tc>
          <w:tcPr>
            <w:tcW w:w="1195" w:type="pct"/>
          </w:tcPr>
          <w:p w14:paraId="5FE34938" w14:textId="77777777" w:rsidR="005964B4" w:rsidRPr="00A142D8" w:rsidRDefault="005964B4" w:rsidP="0037565A">
            <w:pPr>
              <w:rPr>
                <w:sz w:val="20"/>
                <w:szCs w:val="20"/>
              </w:rPr>
            </w:pPr>
            <w:r w:rsidRPr="00A142D8">
              <w:rPr>
                <w:sz w:val="20"/>
                <w:szCs w:val="20"/>
              </w:rPr>
              <w:t>Judgement</w:t>
            </w:r>
          </w:p>
        </w:tc>
        <w:tc>
          <w:tcPr>
            <w:tcW w:w="1840" w:type="pct"/>
          </w:tcPr>
          <w:p w14:paraId="2D7CE38E" w14:textId="77777777" w:rsidR="005964B4" w:rsidRPr="00A142D8" w:rsidRDefault="00FE04CC" w:rsidP="00A142D8">
            <w:pPr>
              <w:rPr>
                <w:sz w:val="20"/>
                <w:szCs w:val="20"/>
              </w:rPr>
            </w:pPr>
            <w:r w:rsidRPr="00A142D8">
              <w:rPr>
                <w:sz w:val="20"/>
                <w:szCs w:val="20"/>
              </w:rPr>
              <w:t xml:space="preserve">Good shoulder and good </w:t>
            </w:r>
            <w:r w:rsidR="00A142D8" w:rsidRPr="00A142D8">
              <w:rPr>
                <w:sz w:val="20"/>
                <w:szCs w:val="20"/>
              </w:rPr>
              <w:t>fit but not a realistic shape</w:t>
            </w:r>
          </w:p>
        </w:tc>
        <w:tc>
          <w:tcPr>
            <w:tcW w:w="1965" w:type="pct"/>
          </w:tcPr>
          <w:p w14:paraId="2B327BE1" w14:textId="77777777" w:rsidR="005964B4" w:rsidRPr="00A142D8" w:rsidRDefault="00A142D8" w:rsidP="0037565A">
            <w:pPr>
              <w:rPr>
                <w:sz w:val="20"/>
                <w:szCs w:val="20"/>
              </w:rPr>
            </w:pPr>
            <w:r w:rsidRPr="00A142D8">
              <w:rPr>
                <w:sz w:val="20"/>
                <w:szCs w:val="20"/>
              </w:rPr>
              <w:t>Really good fit and shape and OK shoulder</w:t>
            </w:r>
          </w:p>
        </w:tc>
      </w:tr>
      <w:tr w:rsidR="005964B4" w:rsidRPr="0052360E" w14:paraId="0A078A91" w14:textId="77777777" w:rsidTr="0053115D">
        <w:tc>
          <w:tcPr>
            <w:tcW w:w="1195" w:type="pct"/>
          </w:tcPr>
          <w:p w14:paraId="569E1B1D" w14:textId="77777777" w:rsidR="005964B4" w:rsidRPr="00A142D8" w:rsidRDefault="005964B4" w:rsidP="0037565A">
            <w:pPr>
              <w:rPr>
                <w:sz w:val="20"/>
                <w:szCs w:val="20"/>
              </w:rPr>
            </w:pPr>
            <w:r w:rsidRPr="00A142D8">
              <w:rPr>
                <w:sz w:val="20"/>
                <w:szCs w:val="20"/>
              </w:rPr>
              <w:t>X</w:t>
            </w:r>
            <w:r w:rsidRPr="00A142D8">
              <w:rPr>
                <w:sz w:val="20"/>
                <w:szCs w:val="20"/>
                <w:vertAlign w:val="superscript"/>
              </w:rPr>
              <w:t>2</w:t>
            </w:r>
            <w:r w:rsidRPr="00A142D8">
              <w:rPr>
                <w:sz w:val="20"/>
                <w:szCs w:val="20"/>
              </w:rPr>
              <w:t xml:space="preserve"> P-value</w:t>
            </w:r>
          </w:p>
        </w:tc>
        <w:tc>
          <w:tcPr>
            <w:tcW w:w="1840" w:type="pct"/>
          </w:tcPr>
          <w:p w14:paraId="0A83007B" w14:textId="77777777" w:rsidR="005964B4" w:rsidRPr="00A142D8" w:rsidRDefault="00A142D8" w:rsidP="0037565A">
            <w:pPr>
              <w:rPr>
                <w:sz w:val="20"/>
                <w:szCs w:val="20"/>
              </w:rPr>
            </w:pPr>
            <w:r w:rsidRPr="00A142D8">
              <w:rPr>
                <w:sz w:val="20"/>
                <w:szCs w:val="20"/>
              </w:rPr>
              <w:t>0.77</w:t>
            </w:r>
          </w:p>
        </w:tc>
        <w:tc>
          <w:tcPr>
            <w:tcW w:w="1965" w:type="pct"/>
          </w:tcPr>
          <w:p w14:paraId="5EB61319" w14:textId="77777777" w:rsidR="005964B4" w:rsidRPr="00A142D8" w:rsidRDefault="00A142D8" w:rsidP="0037565A">
            <w:pPr>
              <w:rPr>
                <w:sz w:val="20"/>
                <w:szCs w:val="20"/>
              </w:rPr>
            </w:pPr>
            <w:r w:rsidRPr="00A142D8">
              <w:rPr>
                <w:sz w:val="20"/>
                <w:szCs w:val="20"/>
              </w:rPr>
              <w:t>0.45</w:t>
            </w:r>
          </w:p>
        </w:tc>
      </w:tr>
      <w:tr w:rsidR="005964B4" w:rsidRPr="0052360E" w14:paraId="15A328EB" w14:textId="77777777" w:rsidTr="0053115D">
        <w:tc>
          <w:tcPr>
            <w:tcW w:w="1195" w:type="pct"/>
          </w:tcPr>
          <w:p w14:paraId="5E5B800A" w14:textId="77777777" w:rsidR="005964B4" w:rsidRPr="00A142D8" w:rsidRDefault="005964B4" w:rsidP="0037565A">
            <w:pPr>
              <w:rPr>
                <w:sz w:val="20"/>
                <w:szCs w:val="20"/>
              </w:rPr>
            </w:pPr>
            <w:r w:rsidRPr="00A142D8">
              <w:rPr>
                <w:sz w:val="20"/>
                <w:szCs w:val="20"/>
              </w:rPr>
              <w:t># parameters</w:t>
            </w:r>
          </w:p>
        </w:tc>
        <w:tc>
          <w:tcPr>
            <w:tcW w:w="1840" w:type="pct"/>
          </w:tcPr>
          <w:p w14:paraId="774BF5A4" w14:textId="77777777" w:rsidR="005964B4" w:rsidRPr="00A142D8" w:rsidRDefault="00A142D8" w:rsidP="0037565A">
            <w:pPr>
              <w:rPr>
                <w:sz w:val="20"/>
                <w:szCs w:val="20"/>
              </w:rPr>
            </w:pPr>
            <w:r w:rsidRPr="00A142D8">
              <w:rPr>
                <w:sz w:val="20"/>
                <w:szCs w:val="20"/>
              </w:rPr>
              <w:t>3</w:t>
            </w:r>
          </w:p>
        </w:tc>
        <w:tc>
          <w:tcPr>
            <w:tcW w:w="1965" w:type="pct"/>
          </w:tcPr>
          <w:p w14:paraId="381B9801" w14:textId="77777777" w:rsidR="005964B4" w:rsidRPr="00A142D8" w:rsidRDefault="00A142D8" w:rsidP="0037565A">
            <w:pPr>
              <w:rPr>
                <w:sz w:val="20"/>
                <w:szCs w:val="20"/>
              </w:rPr>
            </w:pPr>
            <w:r w:rsidRPr="00A142D8">
              <w:rPr>
                <w:sz w:val="20"/>
                <w:szCs w:val="20"/>
              </w:rPr>
              <w:t>1</w:t>
            </w:r>
          </w:p>
        </w:tc>
      </w:tr>
      <w:tr w:rsidR="005964B4" w:rsidRPr="0052360E" w14:paraId="2E867DE1" w14:textId="77777777" w:rsidTr="0053115D">
        <w:tc>
          <w:tcPr>
            <w:tcW w:w="1195" w:type="pct"/>
          </w:tcPr>
          <w:p w14:paraId="2F658EF2" w14:textId="77777777" w:rsidR="005964B4" w:rsidRPr="00A142D8" w:rsidRDefault="005964B4" w:rsidP="0037565A">
            <w:pPr>
              <w:rPr>
                <w:sz w:val="20"/>
                <w:szCs w:val="20"/>
              </w:rPr>
            </w:pPr>
            <w:r w:rsidRPr="00A142D8">
              <w:rPr>
                <w:sz w:val="20"/>
                <w:szCs w:val="20"/>
              </w:rPr>
              <w:t>warnings</w:t>
            </w:r>
          </w:p>
        </w:tc>
        <w:tc>
          <w:tcPr>
            <w:tcW w:w="1840" w:type="pct"/>
          </w:tcPr>
          <w:p w14:paraId="6629B001" w14:textId="77777777" w:rsidR="005964B4" w:rsidRPr="00A142D8" w:rsidRDefault="00650538" w:rsidP="0037565A">
            <w:pPr>
              <w:rPr>
                <w:sz w:val="20"/>
                <w:szCs w:val="20"/>
              </w:rPr>
            </w:pPr>
            <w:r w:rsidRPr="00A142D8">
              <w:rPr>
                <w:sz w:val="20"/>
                <w:szCs w:val="20"/>
              </w:rPr>
              <w:t>None</w:t>
            </w:r>
          </w:p>
        </w:tc>
        <w:tc>
          <w:tcPr>
            <w:tcW w:w="1965" w:type="pct"/>
          </w:tcPr>
          <w:p w14:paraId="68520B40" w14:textId="77777777" w:rsidR="005964B4" w:rsidRPr="00A142D8" w:rsidRDefault="00A142D8" w:rsidP="0037565A">
            <w:pPr>
              <w:rPr>
                <w:sz w:val="20"/>
                <w:szCs w:val="20"/>
              </w:rPr>
            </w:pPr>
            <w:r w:rsidRPr="00A142D8">
              <w:rPr>
                <w:sz w:val="20"/>
                <w:szCs w:val="20"/>
              </w:rPr>
              <w:t>None</w:t>
            </w:r>
          </w:p>
        </w:tc>
      </w:tr>
    </w:tbl>
    <w:p w14:paraId="7897DC3A" w14:textId="77777777" w:rsidR="00F3517C" w:rsidRPr="00D3539A" w:rsidRDefault="00F3517C"/>
    <w:tbl>
      <w:tblPr>
        <w:tblStyle w:val="TableGrid"/>
        <w:tblW w:w="5000" w:type="pct"/>
        <w:tblLook w:val="04A0" w:firstRow="1" w:lastRow="0" w:firstColumn="1" w:lastColumn="0" w:noHBand="0" w:noVBand="1"/>
      </w:tblPr>
      <w:tblGrid>
        <w:gridCol w:w="2234"/>
        <w:gridCol w:w="3441"/>
        <w:gridCol w:w="3675"/>
      </w:tblGrid>
      <w:tr w:rsidR="00D265DC" w:rsidRPr="00D3539A" w14:paraId="1C2E0970" w14:textId="77777777" w:rsidTr="0053115D">
        <w:tc>
          <w:tcPr>
            <w:tcW w:w="5000" w:type="pct"/>
            <w:gridSpan w:val="3"/>
          </w:tcPr>
          <w:p w14:paraId="74E8A5D0" w14:textId="77777777" w:rsidR="00D265DC" w:rsidRPr="00D3539A" w:rsidRDefault="0013623B" w:rsidP="0013623B">
            <w:pPr>
              <w:rPr>
                <w:b/>
                <w:i/>
                <w:sz w:val="20"/>
                <w:szCs w:val="20"/>
              </w:rPr>
            </w:pPr>
            <w:r w:rsidRPr="00D3539A">
              <w:rPr>
                <w:b/>
                <w:i/>
              </w:rPr>
              <w:t xml:space="preserve">Appendix 1.D. </w:t>
            </w:r>
            <w:r w:rsidR="00D265DC" w:rsidRPr="00D3539A">
              <w:rPr>
                <w:b/>
                <w:i/>
              </w:rPr>
              <w:t>2-ft bins, no truncation</w:t>
            </w:r>
            <w:r w:rsidR="00E2107B" w:rsidRPr="00D3539A">
              <w:rPr>
                <w:b/>
                <w:i/>
              </w:rPr>
              <w:t xml:space="preserve">, </w:t>
            </w:r>
            <w:r w:rsidR="00D3539A" w:rsidRPr="00D3539A">
              <w:rPr>
                <w:b/>
                <w:i/>
              </w:rPr>
              <w:t>165 observations, width 15</w:t>
            </w:r>
          </w:p>
        </w:tc>
      </w:tr>
      <w:tr w:rsidR="005964B4" w:rsidRPr="00D3539A" w14:paraId="5F3FE9B7" w14:textId="77777777" w:rsidTr="0053115D">
        <w:tc>
          <w:tcPr>
            <w:tcW w:w="1195" w:type="pct"/>
          </w:tcPr>
          <w:p w14:paraId="2D2CBE51" w14:textId="77777777" w:rsidR="005964B4" w:rsidRPr="00D3539A" w:rsidRDefault="005964B4" w:rsidP="0037565A">
            <w:pPr>
              <w:rPr>
                <w:sz w:val="20"/>
                <w:szCs w:val="20"/>
              </w:rPr>
            </w:pPr>
          </w:p>
        </w:tc>
        <w:tc>
          <w:tcPr>
            <w:tcW w:w="1840" w:type="pct"/>
          </w:tcPr>
          <w:p w14:paraId="288DFED9" w14:textId="77777777" w:rsidR="005964B4" w:rsidRPr="00D3539A" w:rsidRDefault="005964B4" w:rsidP="0037565A">
            <w:pPr>
              <w:rPr>
                <w:b/>
                <w:sz w:val="20"/>
                <w:szCs w:val="20"/>
              </w:rPr>
            </w:pPr>
            <w:r w:rsidRPr="00D3539A">
              <w:rPr>
                <w:b/>
                <w:sz w:val="20"/>
                <w:szCs w:val="20"/>
              </w:rPr>
              <w:t>Hazard rate cosine</w:t>
            </w:r>
          </w:p>
        </w:tc>
        <w:tc>
          <w:tcPr>
            <w:tcW w:w="1965" w:type="pct"/>
          </w:tcPr>
          <w:p w14:paraId="6A768101" w14:textId="77777777" w:rsidR="005964B4" w:rsidRPr="00D3539A" w:rsidRDefault="005964B4" w:rsidP="0037565A">
            <w:pPr>
              <w:rPr>
                <w:b/>
                <w:sz w:val="20"/>
                <w:szCs w:val="20"/>
              </w:rPr>
            </w:pPr>
            <w:r w:rsidRPr="00D3539A">
              <w:rPr>
                <w:b/>
                <w:sz w:val="20"/>
                <w:szCs w:val="20"/>
              </w:rPr>
              <w:t>Half normal cosine</w:t>
            </w:r>
          </w:p>
        </w:tc>
      </w:tr>
      <w:tr w:rsidR="005964B4" w:rsidRPr="00D3539A" w14:paraId="08E450C7" w14:textId="77777777" w:rsidTr="0053115D">
        <w:tc>
          <w:tcPr>
            <w:tcW w:w="1195" w:type="pct"/>
          </w:tcPr>
          <w:p w14:paraId="31F5EFF7" w14:textId="77777777" w:rsidR="005964B4" w:rsidRPr="00D3539A" w:rsidRDefault="005964B4" w:rsidP="0037565A">
            <w:pPr>
              <w:rPr>
                <w:sz w:val="20"/>
                <w:szCs w:val="20"/>
              </w:rPr>
            </w:pPr>
            <w:r w:rsidRPr="00D3539A">
              <w:rPr>
                <w:sz w:val="20"/>
                <w:szCs w:val="20"/>
              </w:rPr>
              <w:t>AIC</w:t>
            </w:r>
          </w:p>
        </w:tc>
        <w:tc>
          <w:tcPr>
            <w:tcW w:w="1840" w:type="pct"/>
          </w:tcPr>
          <w:p w14:paraId="4303B271" w14:textId="77777777" w:rsidR="005964B4" w:rsidRPr="00D3539A" w:rsidRDefault="00D3539A" w:rsidP="0037565A">
            <w:pPr>
              <w:rPr>
                <w:sz w:val="20"/>
                <w:szCs w:val="20"/>
              </w:rPr>
            </w:pPr>
            <w:r w:rsidRPr="00D3539A">
              <w:rPr>
                <w:sz w:val="20"/>
                <w:szCs w:val="20"/>
              </w:rPr>
              <w:t>588</w:t>
            </w:r>
          </w:p>
        </w:tc>
        <w:tc>
          <w:tcPr>
            <w:tcW w:w="1965" w:type="pct"/>
          </w:tcPr>
          <w:p w14:paraId="7FE17F79" w14:textId="77777777" w:rsidR="005964B4" w:rsidRPr="00D3539A" w:rsidRDefault="00D3539A" w:rsidP="0037565A">
            <w:pPr>
              <w:rPr>
                <w:sz w:val="20"/>
                <w:szCs w:val="20"/>
              </w:rPr>
            </w:pPr>
            <w:r w:rsidRPr="00D3539A">
              <w:rPr>
                <w:sz w:val="20"/>
                <w:szCs w:val="20"/>
              </w:rPr>
              <w:t>591</w:t>
            </w:r>
          </w:p>
        </w:tc>
      </w:tr>
      <w:tr w:rsidR="005964B4" w:rsidRPr="00D3539A" w14:paraId="561F4AC5" w14:textId="77777777" w:rsidTr="0053115D">
        <w:tc>
          <w:tcPr>
            <w:tcW w:w="1195" w:type="pct"/>
          </w:tcPr>
          <w:p w14:paraId="39FB93AC" w14:textId="77777777" w:rsidR="005964B4" w:rsidRPr="00D3539A" w:rsidRDefault="005964B4" w:rsidP="0037565A">
            <w:pPr>
              <w:rPr>
                <w:sz w:val="20"/>
                <w:szCs w:val="20"/>
              </w:rPr>
            </w:pPr>
            <w:r w:rsidRPr="00D3539A">
              <w:rPr>
                <w:sz w:val="20"/>
                <w:szCs w:val="20"/>
              </w:rPr>
              <w:t>Density (ye/km</w:t>
            </w:r>
            <w:r w:rsidRPr="00D3539A">
              <w:rPr>
                <w:sz w:val="20"/>
                <w:szCs w:val="20"/>
                <w:vertAlign w:val="superscript"/>
              </w:rPr>
              <w:t>2</w:t>
            </w:r>
            <w:r w:rsidRPr="00D3539A">
              <w:rPr>
                <w:sz w:val="20"/>
                <w:szCs w:val="20"/>
              </w:rPr>
              <w:t>)</w:t>
            </w:r>
          </w:p>
        </w:tc>
        <w:tc>
          <w:tcPr>
            <w:tcW w:w="1840" w:type="pct"/>
          </w:tcPr>
          <w:p w14:paraId="035CFBDD" w14:textId="77777777" w:rsidR="005964B4" w:rsidRPr="00D3539A" w:rsidRDefault="00D3539A" w:rsidP="0037565A">
            <w:pPr>
              <w:rPr>
                <w:sz w:val="20"/>
                <w:szCs w:val="20"/>
              </w:rPr>
            </w:pPr>
            <w:r w:rsidRPr="00D3539A">
              <w:rPr>
                <w:sz w:val="20"/>
                <w:szCs w:val="20"/>
              </w:rPr>
              <w:t>1371</w:t>
            </w:r>
          </w:p>
        </w:tc>
        <w:tc>
          <w:tcPr>
            <w:tcW w:w="1965" w:type="pct"/>
          </w:tcPr>
          <w:p w14:paraId="2137009D" w14:textId="77777777" w:rsidR="005964B4" w:rsidRPr="00D3539A" w:rsidRDefault="00D3539A" w:rsidP="0037565A">
            <w:pPr>
              <w:rPr>
                <w:sz w:val="20"/>
                <w:szCs w:val="20"/>
              </w:rPr>
            </w:pPr>
            <w:r w:rsidRPr="00D3539A">
              <w:rPr>
                <w:sz w:val="20"/>
                <w:szCs w:val="20"/>
              </w:rPr>
              <w:t>1168</w:t>
            </w:r>
          </w:p>
        </w:tc>
      </w:tr>
      <w:tr w:rsidR="005964B4" w:rsidRPr="00D3539A" w14:paraId="789457B7" w14:textId="77777777" w:rsidTr="0053115D">
        <w:tc>
          <w:tcPr>
            <w:tcW w:w="1195" w:type="pct"/>
          </w:tcPr>
          <w:p w14:paraId="09844934" w14:textId="77777777" w:rsidR="005964B4" w:rsidRPr="00D3539A" w:rsidRDefault="005964B4" w:rsidP="0037565A">
            <w:pPr>
              <w:rPr>
                <w:sz w:val="20"/>
                <w:szCs w:val="20"/>
              </w:rPr>
            </w:pPr>
            <w:r w:rsidRPr="00D3539A">
              <w:rPr>
                <w:sz w:val="20"/>
                <w:szCs w:val="20"/>
              </w:rPr>
              <w:t>D LCL (ye/km</w:t>
            </w:r>
            <w:r w:rsidRPr="00D3539A">
              <w:rPr>
                <w:sz w:val="20"/>
                <w:szCs w:val="20"/>
                <w:vertAlign w:val="superscript"/>
              </w:rPr>
              <w:t>2</w:t>
            </w:r>
            <w:r w:rsidRPr="00D3539A">
              <w:rPr>
                <w:sz w:val="20"/>
                <w:szCs w:val="20"/>
              </w:rPr>
              <w:t>)</w:t>
            </w:r>
          </w:p>
        </w:tc>
        <w:tc>
          <w:tcPr>
            <w:tcW w:w="1840" w:type="pct"/>
          </w:tcPr>
          <w:p w14:paraId="32F8F701" w14:textId="77777777" w:rsidR="005964B4" w:rsidRPr="00D3539A" w:rsidRDefault="00D3539A" w:rsidP="0037565A">
            <w:pPr>
              <w:rPr>
                <w:sz w:val="20"/>
                <w:szCs w:val="20"/>
              </w:rPr>
            </w:pPr>
            <w:r w:rsidRPr="00D3539A">
              <w:rPr>
                <w:sz w:val="20"/>
                <w:szCs w:val="20"/>
              </w:rPr>
              <w:t>984</w:t>
            </w:r>
          </w:p>
        </w:tc>
        <w:tc>
          <w:tcPr>
            <w:tcW w:w="1965" w:type="pct"/>
          </w:tcPr>
          <w:p w14:paraId="1428B429" w14:textId="77777777" w:rsidR="005964B4" w:rsidRPr="00D3539A" w:rsidRDefault="00D3539A" w:rsidP="0037565A">
            <w:pPr>
              <w:rPr>
                <w:sz w:val="20"/>
                <w:szCs w:val="20"/>
              </w:rPr>
            </w:pPr>
            <w:r w:rsidRPr="00D3539A">
              <w:rPr>
                <w:sz w:val="20"/>
                <w:szCs w:val="20"/>
              </w:rPr>
              <w:t>892</w:t>
            </w:r>
          </w:p>
        </w:tc>
      </w:tr>
      <w:tr w:rsidR="005964B4" w:rsidRPr="00D3539A" w14:paraId="3AA02CB4" w14:textId="77777777" w:rsidTr="0053115D">
        <w:tc>
          <w:tcPr>
            <w:tcW w:w="1195" w:type="pct"/>
          </w:tcPr>
          <w:p w14:paraId="6DF60AFA" w14:textId="77777777" w:rsidR="005964B4" w:rsidRPr="00D3539A" w:rsidRDefault="005964B4" w:rsidP="0037565A">
            <w:pPr>
              <w:rPr>
                <w:sz w:val="20"/>
                <w:szCs w:val="20"/>
              </w:rPr>
            </w:pPr>
            <w:r w:rsidRPr="00D3539A">
              <w:rPr>
                <w:sz w:val="20"/>
                <w:szCs w:val="20"/>
              </w:rPr>
              <w:t>D UCL (ye/km</w:t>
            </w:r>
            <w:r w:rsidRPr="00D3539A">
              <w:rPr>
                <w:sz w:val="20"/>
                <w:szCs w:val="20"/>
                <w:vertAlign w:val="superscript"/>
              </w:rPr>
              <w:t>2</w:t>
            </w:r>
            <w:r w:rsidRPr="00D3539A">
              <w:rPr>
                <w:sz w:val="20"/>
                <w:szCs w:val="20"/>
              </w:rPr>
              <w:t>)</w:t>
            </w:r>
          </w:p>
        </w:tc>
        <w:tc>
          <w:tcPr>
            <w:tcW w:w="1840" w:type="pct"/>
          </w:tcPr>
          <w:p w14:paraId="131010A2" w14:textId="77777777" w:rsidR="005964B4" w:rsidRPr="00D3539A" w:rsidRDefault="00D3539A" w:rsidP="0037565A">
            <w:pPr>
              <w:rPr>
                <w:sz w:val="20"/>
                <w:szCs w:val="20"/>
              </w:rPr>
            </w:pPr>
            <w:r w:rsidRPr="00D3539A">
              <w:rPr>
                <w:sz w:val="20"/>
                <w:szCs w:val="20"/>
              </w:rPr>
              <w:t>1909</w:t>
            </w:r>
          </w:p>
        </w:tc>
        <w:tc>
          <w:tcPr>
            <w:tcW w:w="1965" w:type="pct"/>
          </w:tcPr>
          <w:p w14:paraId="6A5ADB69" w14:textId="77777777" w:rsidR="005964B4" w:rsidRPr="00D3539A" w:rsidRDefault="00D3539A" w:rsidP="0037565A">
            <w:pPr>
              <w:rPr>
                <w:sz w:val="20"/>
                <w:szCs w:val="20"/>
              </w:rPr>
            </w:pPr>
            <w:r w:rsidRPr="00D3539A">
              <w:rPr>
                <w:sz w:val="20"/>
                <w:szCs w:val="20"/>
              </w:rPr>
              <w:t>1529</w:t>
            </w:r>
          </w:p>
        </w:tc>
      </w:tr>
      <w:tr w:rsidR="005964B4" w:rsidRPr="00D3539A" w14:paraId="542A8B83" w14:textId="77777777" w:rsidTr="0053115D">
        <w:tc>
          <w:tcPr>
            <w:tcW w:w="1195" w:type="pct"/>
          </w:tcPr>
          <w:p w14:paraId="2DDFBBE6" w14:textId="77777777" w:rsidR="005964B4" w:rsidRPr="00D3539A" w:rsidRDefault="005964B4" w:rsidP="0037565A">
            <w:pPr>
              <w:rPr>
                <w:sz w:val="20"/>
                <w:szCs w:val="20"/>
              </w:rPr>
            </w:pPr>
            <w:r w:rsidRPr="00D3539A">
              <w:rPr>
                <w:sz w:val="20"/>
                <w:szCs w:val="20"/>
              </w:rPr>
              <w:t>CV of D</w:t>
            </w:r>
          </w:p>
        </w:tc>
        <w:tc>
          <w:tcPr>
            <w:tcW w:w="1840" w:type="pct"/>
          </w:tcPr>
          <w:p w14:paraId="7B383D78" w14:textId="77777777" w:rsidR="005964B4" w:rsidRPr="00D3539A" w:rsidRDefault="00D3539A" w:rsidP="0037565A">
            <w:pPr>
              <w:rPr>
                <w:sz w:val="20"/>
                <w:szCs w:val="20"/>
              </w:rPr>
            </w:pPr>
            <w:r w:rsidRPr="00D3539A">
              <w:rPr>
                <w:sz w:val="20"/>
                <w:szCs w:val="20"/>
              </w:rPr>
              <w:t>0.17</w:t>
            </w:r>
          </w:p>
        </w:tc>
        <w:tc>
          <w:tcPr>
            <w:tcW w:w="1965" w:type="pct"/>
          </w:tcPr>
          <w:p w14:paraId="379B1968" w14:textId="77777777" w:rsidR="005964B4" w:rsidRPr="00D3539A" w:rsidRDefault="00D3539A" w:rsidP="0037565A">
            <w:pPr>
              <w:rPr>
                <w:sz w:val="20"/>
                <w:szCs w:val="20"/>
              </w:rPr>
            </w:pPr>
            <w:r w:rsidRPr="00D3539A">
              <w:rPr>
                <w:sz w:val="20"/>
                <w:szCs w:val="20"/>
              </w:rPr>
              <w:t>0.14</w:t>
            </w:r>
          </w:p>
        </w:tc>
      </w:tr>
      <w:tr w:rsidR="005964B4" w:rsidRPr="00D3539A" w14:paraId="1F96D367" w14:textId="77777777" w:rsidTr="0053115D">
        <w:trPr>
          <w:trHeight w:val="611"/>
        </w:trPr>
        <w:tc>
          <w:tcPr>
            <w:tcW w:w="1195" w:type="pct"/>
          </w:tcPr>
          <w:p w14:paraId="7F370D88" w14:textId="77777777" w:rsidR="005964B4" w:rsidRPr="00D3539A" w:rsidRDefault="005964B4" w:rsidP="0037565A">
            <w:pPr>
              <w:rPr>
                <w:sz w:val="20"/>
                <w:szCs w:val="20"/>
              </w:rPr>
            </w:pPr>
            <w:r w:rsidRPr="00D3539A">
              <w:rPr>
                <w:sz w:val="20"/>
                <w:szCs w:val="20"/>
              </w:rPr>
              <w:t>Judgement</w:t>
            </w:r>
          </w:p>
        </w:tc>
        <w:tc>
          <w:tcPr>
            <w:tcW w:w="1840" w:type="pct"/>
          </w:tcPr>
          <w:p w14:paraId="7E0F1EA7" w14:textId="77777777" w:rsidR="005964B4" w:rsidRPr="00D3539A" w:rsidRDefault="00D3539A" w:rsidP="0037565A">
            <w:pPr>
              <w:rPr>
                <w:sz w:val="20"/>
                <w:szCs w:val="20"/>
              </w:rPr>
            </w:pPr>
            <w:r w:rsidRPr="00D3539A">
              <w:rPr>
                <w:sz w:val="20"/>
                <w:szCs w:val="20"/>
              </w:rPr>
              <w:t>Unrealistic shape</w:t>
            </w:r>
          </w:p>
        </w:tc>
        <w:tc>
          <w:tcPr>
            <w:tcW w:w="1965" w:type="pct"/>
          </w:tcPr>
          <w:p w14:paraId="2517DD70" w14:textId="77777777" w:rsidR="005964B4" w:rsidRPr="00D3539A" w:rsidRDefault="00D3539A" w:rsidP="0037565A">
            <w:pPr>
              <w:rPr>
                <w:sz w:val="20"/>
                <w:szCs w:val="20"/>
              </w:rPr>
            </w:pPr>
            <w:r w:rsidRPr="00D3539A">
              <w:rPr>
                <w:sz w:val="20"/>
                <w:szCs w:val="20"/>
              </w:rPr>
              <w:t>Good shape, OK fit</w:t>
            </w:r>
          </w:p>
        </w:tc>
      </w:tr>
      <w:tr w:rsidR="005964B4" w:rsidRPr="00D3539A" w14:paraId="2961E3F8" w14:textId="77777777" w:rsidTr="0053115D">
        <w:tc>
          <w:tcPr>
            <w:tcW w:w="1195" w:type="pct"/>
          </w:tcPr>
          <w:p w14:paraId="7838D55B" w14:textId="77777777" w:rsidR="005964B4" w:rsidRPr="00D3539A" w:rsidRDefault="005964B4" w:rsidP="0037565A">
            <w:pPr>
              <w:rPr>
                <w:sz w:val="20"/>
                <w:szCs w:val="20"/>
              </w:rPr>
            </w:pPr>
            <w:r w:rsidRPr="00D3539A">
              <w:rPr>
                <w:sz w:val="20"/>
                <w:szCs w:val="20"/>
              </w:rPr>
              <w:t>X</w:t>
            </w:r>
            <w:r w:rsidRPr="00D3539A">
              <w:rPr>
                <w:sz w:val="20"/>
                <w:szCs w:val="20"/>
                <w:vertAlign w:val="superscript"/>
              </w:rPr>
              <w:t>2</w:t>
            </w:r>
            <w:r w:rsidRPr="00D3539A">
              <w:rPr>
                <w:sz w:val="20"/>
                <w:szCs w:val="20"/>
              </w:rPr>
              <w:t xml:space="preserve"> P-value</w:t>
            </w:r>
          </w:p>
        </w:tc>
        <w:tc>
          <w:tcPr>
            <w:tcW w:w="1840" w:type="pct"/>
          </w:tcPr>
          <w:p w14:paraId="375DF414" w14:textId="77777777" w:rsidR="005964B4" w:rsidRPr="00D3539A" w:rsidRDefault="00D3539A" w:rsidP="0037565A">
            <w:pPr>
              <w:rPr>
                <w:sz w:val="20"/>
                <w:szCs w:val="20"/>
              </w:rPr>
            </w:pPr>
            <w:r w:rsidRPr="00D3539A">
              <w:rPr>
                <w:sz w:val="20"/>
                <w:szCs w:val="20"/>
              </w:rPr>
              <w:t>0.23</w:t>
            </w:r>
          </w:p>
        </w:tc>
        <w:tc>
          <w:tcPr>
            <w:tcW w:w="1965" w:type="pct"/>
          </w:tcPr>
          <w:p w14:paraId="2A696C06" w14:textId="77777777" w:rsidR="005964B4" w:rsidRPr="00D3539A" w:rsidRDefault="00D3539A" w:rsidP="0037565A">
            <w:pPr>
              <w:rPr>
                <w:sz w:val="20"/>
                <w:szCs w:val="20"/>
              </w:rPr>
            </w:pPr>
            <w:r w:rsidRPr="00D3539A">
              <w:rPr>
                <w:sz w:val="20"/>
                <w:szCs w:val="20"/>
              </w:rPr>
              <w:t>0.04</w:t>
            </w:r>
          </w:p>
        </w:tc>
      </w:tr>
      <w:tr w:rsidR="005964B4" w:rsidRPr="00D3539A" w14:paraId="012B0456" w14:textId="77777777" w:rsidTr="0053115D">
        <w:tc>
          <w:tcPr>
            <w:tcW w:w="1195" w:type="pct"/>
          </w:tcPr>
          <w:p w14:paraId="2B736701" w14:textId="77777777" w:rsidR="005964B4" w:rsidRPr="00D3539A" w:rsidRDefault="005964B4" w:rsidP="0037565A">
            <w:pPr>
              <w:rPr>
                <w:sz w:val="20"/>
                <w:szCs w:val="20"/>
              </w:rPr>
            </w:pPr>
            <w:r w:rsidRPr="00D3539A">
              <w:rPr>
                <w:sz w:val="20"/>
                <w:szCs w:val="20"/>
              </w:rPr>
              <w:t># parameters</w:t>
            </w:r>
          </w:p>
        </w:tc>
        <w:tc>
          <w:tcPr>
            <w:tcW w:w="1840" w:type="pct"/>
          </w:tcPr>
          <w:p w14:paraId="054356E7" w14:textId="77777777" w:rsidR="005964B4" w:rsidRPr="00D3539A" w:rsidRDefault="00D3539A" w:rsidP="0037565A">
            <w:pPr>
              <w:rPr>
                <w:sz w:val="20"/>
                <w:szCs w:val="20"/>
              </w:rPr>
            </w:pPr>
            <w:r w:rsidRPr="00D3539A">
              <w:rPr>
                <w:sz w:val="20"/>
                <w:szCs w:val="20"/>
              </w:rPr>
              <w:t>4</w:t>
            </w:r>
          </w:p>
        </w:tc>
        <w:tc>
          <w:tcPr>
            <w:tcW w:w="1965" w:type="pct"/>
          </w:tcPr>
          <w:p w14:paraId="03697E9D" w14:textId="77777777" w:rsidR="005964B4" w:rsidRPr="00D3539A" w:rsidRDefault="00D3539A" w:rsidP="0037565A">
            <w:pPr>
              <w:rPr>
                <w:sz w:val="20"/>
                <w:szCs w:val="20"/>
              </w:rPr>
            </w:pPr>
            <w:r w:rsidRPr="00D3539A">
              <w:rPr>
                <w:sz w:val="20"/>
                <w:szCs w:val="20"/>
              </w:rPr>
              <w:t>1</w:t>
            </w:r>
          </w:p>
        </w:tc>
      </w:tr>
      <w:tr w:rsidR="005964B4" w:rsidRPr="0052360E" w14:paraId="4F4722AE" w14:textId="77777777" w:rsidTr="0053115D">
        <w:tc>
          <w:tcPr>
            <w:tcW w:w="1195" w:type="pct"/>
          </w:tcPr>
          <w:p w14:paraId="6A520CAA" w14:textId="77777777" w:rsidR="005964B4" w:rsidRPr="00D3539A" w:rsidRDefault="005964B4" w:rsidP="0037565A">
            <w:pPr>
              <w:rPr>
                <w:sz w:val="20"/>
                <w:szCs w:val="20"/>
              </w:rPr>
            </w:pPr>
            <w:r w:rsidRPr="00D3539A">
              <w:rPr>
                <w:sz w:val="20"/>
                <w:szCs w:val="20"/>
              </w:rPr>
              <w:t>warnings</w:t>
            </w:r>
          </w:p>
        </w:tc>
        <w:tc>
          <w:tcPr>
            <w:tcW w:w="1840" w:type="pct"/>
          </w:tcPr>
          <w:p w14:paraId="68BCC327" w14:textId="77777777" w:rsidR="005964B4" w:rsidRPr="00D3539A" w:rsidRDefault="00D3539A" w:rsidP="0037565A">
            <w:pPr>
              <w:rPr>
                <w:sz w:val="20"/>
                <w:szCs w:val="20"/>
              </w:rPr>
            </w:pPr>
            <w:r w:rsidRPr="00D3539A">
              <w:rPr>
                <w:sz w:val="20"/>
                <w:szCs w:val="20"/>
              </w:rPr>
              <w:t>Parameters are being constrained to monotonicity</w:t>
            </w:r>
          </w:p>
        </w:tc>
        <w:tc>
          <w:tcPr>
            <w:tcW w:w="1965" w:type="pct"/>
          </w:tcPr>
          <w:p w14:paraId="2C979BF7" w14:textId="77777777" w:rsidR="005964B4" w:rsidRPr="00D3539A" w:rsidRDefault="00D3539A" w:rsidP="0037565A">
            <w:pPr>
              <w:rPr>
                <w:sz w:val="20"/>
                <w:szCs w:val="20"/>
              </w:rPr>
            </w:pPr>
            <w:r w:rsidRPr="00D3539A">
              <w:rPr>
                <w:sz w:val="20"/>
                <w:szCs w:val="20"/>
              </w:rPr>
              <w:t>None</w:t>
            </w:r>
          </w:p>
        </w:tc>
      </w:tr>
    </w:tbl>
    <w:tbl>
      <w:tblPr>
        <w:tblStyle w:val="TableGrid"/>
        <w:tblpPr w:leftFromText="180" w:rightFromText="180" w:vertAnchor="text" w:horzAnchor="margin" w:tblpY="788"/>
        <w:tblW w:w="5000" w:type="pct"/>
        <w:tblLook w:val="04A0" w:firstRow="1" w:lastRow="0" w:firstColumn="1" w:lastColumn="0" w:noHBand="0" w:noVBand="1"/>
      </w:tblPr>
      <w:tblGrid>
        <w:gridCol w:w="2234"/>
        <w:gridCol w:w="3441"/>
        <w:gridCol w:w="3675"/>
      </w:tblGrid>
      <w:tr w:rsidR="00FD0A66" w:rsidRPr="00FB3C0E" w14:paraId="5F3DBBF0" w14:textId="77777777" w:rsidTr="0053115D">
        <w:tc>
          <w:tcPr>
            <w:tcW w:w="5000" w:type="pct"/>
            <w:gridSpan w:val="3"/>
          </w:tcPr>
          <w:p w14:paraId="770A3FC7" w14:textId="77777777" w:rsidR="00FD0A66" w:rsidRPr="00FB3C0E" w:rsidRDefault="00FD0A66" w:rsidP="0022353E">
            <w:pPr>
              <w:rPr>
                <w:b/>
                <w:i/>
                <w:sz w:val="20"/>
                <w:szCs w:val="20"/>
              </w:rPr>
            </w:pPr>
            <w:r w:rsidRPr="00FB3C0E">
              <w:rPr>
                <w:b/>
                <w:i/>
              </w:rPr>
              <w:t>Appendix 1.</w:t>
            </w:r>
            <w:r w:rsidR="00E673F3" w:rsidRPr="00FB3C0E">
              <w:rPr>
                <w:b/>
                <w:i/>
              </w:rPr>
              <w:t>E</w:t>
            </w:r>
            <w:r w:rsidRPr="00FB3C0E">
              <w:rPr>
                <w:b/>
                <w:i/>
              </w:rPr>
              <w:t xml:space="preserve">.  2.5 ft bins,  </w:t>
            </w:r>
            <w:r w:rsidR="00E673F3" w:rsidRPr="00FB3C0E">
              <w:rPr>
                <w:b/>
                <w:i/>
              </w:rPr>
              <w:t xml:space="preserve">no truncation, </w:t>
            </w:r>
            <w:r w:rsidR="00FB3C0E" w:rsidRPr="00FB3C0E">
              <w:rPr>
                <w:b/>
                <w:i/>
              </w:rPr>
              <w:t>165 observations, width 15</w:t>
            </w:r>
          </w:p>
        </w:tc>
      </w:tr>
      <w:tr w:rsidR="00FD0A66" w:rsidRPr="00FB3C0E" w14:paraId="4A703E51" w14:textId="77777777" w:rsidTr="0053115D">
        <w:tc>
          <w:tcPr>
            <w:tcW w:w="1195" w:type="pct"/>
          </w:tcPr>
          <w:p w14:paraId="5E5FCFC3" w14:textId="77777777" w:rsidR="00FD0A66" w:rsidRPr="00FB3C0E" w:rsidRDefault="00FD0A66" w:rsidP="00FD0A66">
            <w:pPr>
              <w:rPr>
                <w:sz w:val="20"/>
                <w:szCs w:val="20"/>
              </w:rPr>
            </w:pPr>
          </w:p>
        </w:tc>
        <w:tc>
          <w:tcPr>
            <w:tcW w:w="1840" w:type="pct"/>
          </w:tcPr>
          <w:p w14:paraId="1CB2430F" w14:textId="77777777" w:rsidR="00FD0A66" w:rsidRPr="00FB3C0E" w:rsidRDefault="00FD0A66" w:rsidP="00FD0A66">
            <w:pPr>
              <w:rPr>
                <w:b/>
                <w:sz w:val="20"/>
                <w:szCs w:val="20"/>
              </w:rPr>
            </w:pPr>
            <w:r w:rsidRPr="00FB3C0E">
              <w:rPr>
                <w:b/>
                <w:sz w:val="20"/>
                <w:szCs w:val="20"/>
              </w:rPr>
              <w:t>Hazard rate cosine</w:t>
            </w:r>
          </w:p>
        </w:tc>
        <w:tc>
          <w:tcPr>
            <w:tcW w:w="1965" w:type="pct"/>
          </w:tcPr>
          <w:p w14:paraId="7DC35A68" w14:textId="77777777" w:rsidR="00FD0A66" w:rsidRPr="009F0D0E" w:rsidRDefault="00FD0A66" w:rsidP="00FD0A66">
            <w:pPr>
              <w:rPr>
                <w:b/>
                <w:sz w:val="20"/>
                <w:szCs w:val="20"/>
              </w:rPr>
            </w:pPr>
            <w:r w:rsidRPr="009F0D0E">
              <w:rPr>
                <w:b/>
                <w:sz w:val="20"/>
                <w:szCs w:val="20"/>
              </w:rPr>
              <w:t>Half normal cosine</w:t>
            </w:r>
          </w:p>
        </w:tc>
      </w:tr>
      <w:tr w:rsidR="00FD0A66" w:rsidRPr="00FB3C0E" w14:paraId="6001913C" w14:textId="77777777" w:rsidTr="0053115D">
        <w:tc>
          <w:tcPr>
            <w:tcW w:w="1195" w:type="pct"/>
          </w:tcPr>
          <w:p w14:paraId="4F13910D" w14:textId="77777777" w:rsidR="00FD0A66" w:rsidRPr="00FB3C0E" w:rsidRDefault="00FD0A66" w:rsidP="00FD0A66">
            <w:pPr>
              <w:rPr>
                <w:sz w:val="20"/>
                <w:szCs w:val="20"/>
              </w:rPr>
            </w:pPr>
            <w:r w:rsidRPr="00FB3C0E">
              <w:rPr>
                <w:sz w:val="20"/>
                <w:szCs w:val="20"/>
              </w:rPr>
              <w:t>AIC</w:t>
            </w:r>
          </w:p>
        </w:tc>
        <w:tc>
          <w:tcPr>
            <w:tcW w:w="1840" w:type="pct"/>
          </w:tcPr>
          <w:p w14:paraId="3CB08194" w14:textId="77777777" w:rsidR="00FD0A66" w:rsidRPr="00FB3C0E" w:rsidRDefault="00FB3C0E" w:rsidP="00FD0A66">
            <w:pPr>
              <w:rPr>
                <w:sz w:val="20"/>
                <w:szCs w:val="20"/>
              </w:rPr>
            </w:pPr>
            <w:r w:rsidRPr="00FB3C0E">
              <w:rPr>
                <w:sz w:val="20"/>
                <w:szCs w:val="20"/>
              </w:rPr>
              <w:t>518</w:t>
            </w:r>
          </w:p>
        </w:tc>
        <w:tc>
          <w:tcPr>
            <w:tcW w:w="1965" w:type="pct"/>
          </w:tcPr>
          <w:p w14:paraId="5A67ED25" w14:textId="77777777" w:rsidR="00FD0A66" w:rsidRPr="009F0D0E" w:rsidRDefault="00FB3C0E" w:rsidP="00FD0A66">
            <w:pPr>
              <w:rPr>
                <w:sz w:val="20"/>
                <w:szCs w:val="20"/>
              </w:rPr>
            </w:pPr>
            <w:r w:rsidRPr="009F0D0E">
              <w:rPr>
                <w:sz w:val="20"/>
                <w:szCs w:val="20"/>
              </w:rPr>
              <w:t>518</w:t>
            </w:r>
          </w:p>
        </w:tc>
      </w:tr>
      <w:tr w:rsidR="00FD0A66" w:rsidRPr="00FB3C0E" w14:paraId="555037E9" w14:textId="77777777" w:rsidTr="0053115D">
        <w:tc>
          <w:tcPr>
            <w:tcW w:w="1195" w:type="pct"/>
          </w:tcPr>
          <w:p w14:paraId="372DA11C" w14:textId="77777777" w:rsidR="00FD0A66" w:rsidRPr="00FB3C0E" w:rsidRDefault="00FD0A66" w:rsidP="00FD0A66">
            <w:pPr>
              <w:rPr>
                <w:sz w:val="20"/>
                <w:szCs w:val="20"/>
              </w:rPr>
            </w:pPr>
            <w:r w:rsidRPr="00FB3C0E">
              <w:rPr>
                <w:sz w:val="20"/>
                <w:szCs w:val="20"/>
              </w:rPr>
              <w:t>Density (ye/km</w:t>
            </w:r>
            <w:r w:rsidRPr="00FB3C0E">
              <w:rPr>
                <w:sz w:val="20"/>
                <w:szCs w:val="20"/>
                <w:vertAlign w:val="superscript"/>
              </w:rPr>
              <w:t>2</w:t>
            </w:r>
            <w:r w:rsidRPr="00FB3C0E">
              <w:rPr>
                <w:sz w:val="20"/>
                <w:szCs w:val="20"/>
              </w:rPr>
              <w:t>)</w:t>
            </w:r>
          </w:p>
        </w:tc>
        <w:tc>
          <w:tcPr>
            <w:tcW w:w="1840" w:type="pct"/>
          </w:tcPr>
          <w:p w14:paraId="6C8A81BE" w14:textId="77777777" w:rsidR="00FD0A66" w:rsidRPr="00FB3C0E" w:rsidRDefault="00FB3C0E" w:rsidP="00FD0A66">
            <w:pPr>
              <w:rPr>
                <w:sz w:val="20"/>
                <w:szCs w:val="20"/>
              </w:rPr>
            </w:pPr>
            <w:r w:rsidRPr="00FB3C0E">
              <w:rPr>
                <w:sz w:val="20"/>
                <w:szCs w:val="20"/>
              </w:rPr>
              <w:t>1192</w:t>
            </w:r>
          </w:p>
        </w:tc>
        <w:tc>
          <w:tcPr>
            <w:tcW w:w="1965" w:type="pct"/>
          </w:tcPr>
          <w:p w14:paraId="18A0364F" w14:textId="77777777" w:rsidR="00FD0A66" w:rsidRPr="009F0D0E" w:rsidRDefault="00FB3C0E" w:rsidP="00FD0A66">
            <w:pPr>
              <w:rPr>
                <w:sz w:val="20"/>
                <w:szCs w:val="20"/>
              </w:rPr>
            </w:pPr>
            <w:r w:rsidRPr="009F0D0E">
              <w:rPr>
                <w:sz w:val="20"/>
                <w:szCs w:val="20"/>
              </w:rPr>
              <w:t>1148</w:t>
            </w:r>
          </w:p>
        </w:tc>
      </w:tr>
      <w:tr w:rsidR="00FD0A66" w:rsidRPr="00FB3C0E" w14:paraId="4AFFED64" w14:textId="77777777" w:rsidTr="0053115D">
        <w:tc>
          <w:tcPr>
            <w:tcW w:w="1195" w:type="pct"/>
          </w:tcPr>
          <w:p w14:paraId="017DBCDD" w14:textId="77777777" w:rsidR="00FD0A66" w:rsidRPr="00FB3C0E" w:rsidRDefault="00FD0A66" w:rsidP="00FD0A66">
            <w:pPr>
              <w:rPr>
                <w:sz w:val="20"/>
                <w:szCs w:val="20"/>
              </w:rPr>
            </w:pPr>
            <w:r w:rsidRPr="00FB3C0E">
              <w:rPr>
                <w:sz w:val="20"/>
                <w:szCs w:val="20"/>
              </w:rPr>
              <w:t>D LCL (ye/km</w:t>
            </w:r>
            <w:r w:rsidRPr="00FB3C0E">
              <w:rPr>
                <w:sz w:val="20"/>
                <w:szCs w:val="20"/>
                <w:vertAlign w:val="superscript"/>
              </w:rPr>
              <w:t>2</w:t>
            </w:r>
            <w:r w:rsidRPr="00FB3C0E">
              <w:rPr>
                <w:sz w:val="20"/>
                <w:szCs w:val="20"/>
              </w:rPr>
              <w:t>)</w:t>
            </w:r>
          </w:p>
        </w:tc>
        <w:tc>
          <w:tcPr>
            <w:tcW w:w="1840" w:type="pct"/>
          </w:tcPr>
          <w:p w14:paraId="4FC32E3F" w14:textId="77777777" w:rsidR="00FD0A66" w:rsidRPr="00FB3C0E" w:rsidRDefault="00FB3C0E" w:rsidP="00FD0A66">
            <w:pPr>
              <w:rPr>
                <w:sz w:val="20"/>
                <w:szCs w:val="20"/>
              </w:rPr>
            </w:pPr>
            <w:r w:rsidRPr="00FB3C0E">
              <w:rPr>
                <w:sz w:val="20"/>
                <w:szCs w:val="20"/>
              </w:rPr>
              <w:t>871</w:t>
            </w:r>
          </w:p>
        </w:tc>
        <w:tc>
          <w:tcPr>
            <w:tcW w:w="1965" w:type="pct"/>
          </w:tcPr>
          <w:p w14:paraId="0DD1F711" w14:textId="77777777" w:rsidR="00FD0A66" w:rsidRPr="009F0D0E" w:rsidRDefault="00FB3C0E" w:rsidP="00FD0A66">
            <w:pPr>
              <w:rPr>
                <w:sz w:val="20"/>
                <w:szCs w:val="20"/>
              </w:rPr>
            </w:pPr>
            <w:r w:rsidRPr="009F0D0E">
              <w:rPr>
                <w:sz w:val="20"/>
                <w:szCs w:val="20"/>
              </w:rPr>
              <w:t>875</w:t>
            </w:r>
          </w:p>
        </w:tc>
      </w:tr>
      <w:tr w:rsidR="00FD0A66" w:rsidRPr="00FB3C0E" w14:paraId="145439BA" w14:textId="77777777" w:rsidTr="0053115D">
        <w:tc>
          <w:tcPr>
            <w:tcW w:w="1195" w:type="pct"/>
          </w:tcPr>
          <w:p w14:paraId="5742E13B" w14:textId="77777777" w:rsidR="00FD0A66" w:rsidRPr="00FB3C0E" w:rsidRDefault="00FD0A66" w:rsidP="00FD0A66">
            <w:pPr>
              <w:rPr>
                <w:sz w:val="20"/>
                <w:szCs w:val="20"/>
              </w:rPr>
            </w:pPr>
            <w:r w:rsidRPr="00FB3C0E">
              <w:rPr>
                <w:sz w:val="20"/>
                <w:szCs w:val="20"/>
              </w:rPr>
              <w:t>D UCL (ye/km</w:t>
            </w:r>
            <w:r w:rsidRPr="00FB3C0E">
              <w:rPr>
                <w:sz w:val="20"/>
                <w:szCs w:val="20"/>
                <w:vertAlign w:val="superscript"/>
              </w:rPr>
              <w:t>2</w:t>
            </w:r>
            <w:r w:rsidRPr="00FB3C0E">
              <w:rPr>
                <w:sz w:val="20"/>
                <w:szCs w:val="20"/>
              </w:rPr>
              <w:t>)</w:t>
            </w:r>
          </w:p>
        </w:tc>
        <w:tc>
          <w:tcPr>
            <w:tcW w:w="1840" w:type="pct"/>
          </w:tcPr>
          <w:p w14:paraId="3BC76E59" w14:textId="77777777" w:rsidR="00FD0A66" w:rsidRPr="00FB3C0E" w:rsidRDefault="00FB3C0E" w:rsidP="00FD0A66">
            <w:pPr>
              <w:rPr>
                <w:sz w:val="20"/>
                <w:szCs w:val="20"/>
              </w:rPr>
            </w:pPr>
            <w:r w:rsidRPr="00FB3C0E">
              <w:rPr>
                <w:sz w:val="20"/>
                <w:szCs w:val="20"/>
              </w:rPr>
              <w:t>1631</w:t>
            </w:r>
          </w:p>
        </w:tc>
        <w:tc>
          <w:tcPr>
            <w:tcW w:w="1965" w:type="pct"/>
          </w:tcPr>
          <w:p w14:paraId="6CE124F8" w14:textId="77777777" w:rsidR="00FD0A66" w:rsidRPr="009F0D0E" w:rsidRDefault="00FB3C0E" w:rsidP="00FD0A66">
            <w:pPr>
              <w:rPr>
                <w:sz w:val="20"/>
                <w:szCs w:val="20"/>
              </w:rPr>
            </w:pPr>
            <w:r w:rsidRPr="009F0D0E">
              <w:rPr>
                <w:sz w:val="20"/>
                <w:szCs w:val="20"/>
              </w:rPr>
              <w:t>1506</w:t>
            </w:r>
          </w:p>
        </w:tc>
      </w:tr>
      <w:tr w:rsidR="00FD0A66" w:rsidRPr="00FB3C0E" w14:paraId="1FF6CD63" w14:textId="77777777" w:rsidTr="0053115D">
        <w:tc>
          <w:tcPr>
            <w:tcW w:w="1195" w:type="pct"/>
          </w:tcPr>
          <w:p w14:paraId="7E376351" w14:textId="77777777" w:rsidR="00FD0A66" w:rsidRPr="00FB3C0E" w:rsidRDefault="00FD0A66" w:rsidP="00FD0A66">
            <w:pPr>
              <w:rPr>
                <w:sz w:val="20"/>
                <w:szCs w:val="20"/>
              </w:rPr>
            </w:pPr>
            <w:r w:rsidRPr="00FB3C0E">
              <w:rPr>
                <w:sz w:val="20"/>
                <w:szCs w:val="20"/>
              </w:rPr>
              <w:t>CV of D</w:t>
            </w:r>
          </w:p>
        </w:tc>
        <w:tc>
          <w:tcPr>
            <w:tcW w:w="1840" w:type="pct"/>
          </w:tcPr>
          <w:p w14:paraId="2DEA16F5" w14:textId="77777777" w:rsidR="00FD0A66" w:rsidRPr="00FB3C0E" w:rsidRDefault="00FB3C0E" w:rsidP="00FD0A66">
            <w:pPr>
              <w:rPr>
                <w:sz w:val="20"/>
                <w:szCs w:val="20"/>
              </w:rPr>
            </w:pPr>
            <w:r w:rsidRPr="00FB3C0E">
              <w:rPr>
                <w:sz w:val="20"/>
                <w:szCs w:val="20"/>
              </w:rPr>
              <w:t>0.16</w:t>
            </w:r>
          </w:p>
        </w:tc>
        <w:tc>
          <w:tcPr>
            <w:tcW w:w="1965" w:type="pct"/>
          </w:tcPr>
          <w:p w14:paraId="087F8AA7" w14:textId="77777777" w:rsidR="00FD0A66" w:rsidRPr="009F0D0E" w:rsidRDefault="00FB3C0E" w:rsidP="00FD0A66">
            <w:pPr>
              <w:rPr>
                <w:sz w:val="20"/>
                <w:szCs w:val="20"/>
              </w:rPr>
            </w:pPr>
            <w:r w:rsidRPr="009F0D0E">
              <w:rPr>
                <w:sz w:val="20"/>
                <w:szCs w:val="20"/>
              </w:rPr>
              <w:t>0.1</w:t>
            </w:r>
            <w:r w:rsidR="009F0D0E" w:rsidRPr="009F0D0E">
              <w:rPr>
                <w:sz w:val="20"/>
                <w:szCs w:val="20"/>
              </w:rPr>
              <w:t>4</w:t>
            </w:r>
          </w:p>
        </w:tc>
      </w:tr>
      <w:tr w:rsidR="00FD0A66" w:rsidRPr="00FB3C0E" w14:paraId="00CB3038" w14:textId="77777777" w:rsidTr="0053115D">
        <w:trPr>
          <w:trHeight w:val="611"/>
        </w:trPr>
        <w:tc>
          <w:tcPr>
            <w:tcW w:w="1195" w:type="pct"/>
          </w:tcPr>
          <w:p w14:paraId="5A320297" w14:textId="77777777" w:rsidR="00FD0A66" w:rsidRPr="00FB3C0E" w:rsidRDefault="00FD0A66" w:rsidP="00FD0A66">
            <w:pPr>
              <w:rPr>
                <w:sz w:val="20"/>
                <w:szCs w:val="20"/>
              </w:rPr>
            </w:pPr>
            <w:r w:rsidRPr="00FB3C0E">
              <w:rPr>
                <w:sz w:val="20"/>
                <w:szCs w:val="20"/>
              </w:rPr>
              <w:t>Judgement</w:t>
            </w:r>
          </w:p>
        </w:tc>
        <w:tc>
          <w:tcPr>
            <w:tcW w:w="1840" w:type="pct"/>
          </w:tcPr>
          <w:p w14:paraId="4B9A3A77" w14:textId="77777777" w:rsidR="00FD0A66" w:rsidRPr="00FB3C0E" w:rsidRDefault="00FB3C0E" w:rsidP="00FD0A66">
            <w:pPr>
              <w:rPr>
                <w:sz w:val="20"/>
                <w:szCs w:val="20"/>
              </w:rPr>
            </w:pPr>
            <w:r w:rsidRPr="00FB3C0E">
              <w:rPr>
                <w:sz w:val="20"/>
                <w:szCs w:val="20"/>
              </w:rPr>
              <w:t>OK shoulder and fit but unrealistic shape</w:t>
            </w:r>
          </w:p>
        </w:tc>
        <w:tc>
          <w:tcPr>
            <w:tcW w:w="1965" w:type="pct"/>
          </w:tcPr>
          <w:p w14:paraId="76C1B860" w14:textId="77777777" w:rsidR="00FD0A66" w:rsidRPr="009F0D0E" w:rsidRDefault="00FB3C0E" w:rsidP="00FD0A66">
            <w:pPr>
              <w:rPr>
                <w:sz w:val="20"/>
                <w:szCs w:val="20"/>
              </w:rPr>
            </w:pPr>
            <w:r w:rsidRPr="009F0D0E">
              <w:rPr>
                <w:sz w:val="20"/>
                <w:szCs w:val="20"/>
              </w:rPr>
              <w:t>Good shape and fit and OK shoulder</w:t>
            </w:r>
          </w:p>
        </w:tc>
      </w:tr>
      <w:tr w:rsidR="00FD0A66" w:rsidRPr="00FB3C0E" w14:paraId="1EBC7615" w14:textId="77777777" w:rsidTr="0053115D">
        <w:tc>
          <w:tcPr>
            <w:tcW w:w="1195" w:type="pct"/>
          </w:tcPr>
          <w:p w14:paraId="0E0572D8" w14:textId="77777777" w:rsidR="00FD0A66" w:rsidRPr="00FB3C0E" w:rsidRDefault="00FD0A66" w:rsidP="00FD0A66">
            <w:pPr>
              <w:rPr>
                <w:sz w:val="20"/>
                <w:szCs w:val="20"/>
              </w:rPr>
            </w:pPr>
            <w:r w:rsidRPr="00FB3C0E">
              <w:rPr>
                <w:sz w:val="20"/>
                <w:szCs w:val="20"/>
              </w:rPr>
              <w:t>X</w:t>
            </w:r>
            <w:r w:rsidRPr="00FB3C0E">
              <w:rPr>
                <w:sz w:val="20"/>
                <w:szCs w:val="20"/>
                <w:vertAlign w:val="superscript"/>
              </w:rPr>
              <w:t>2</w:t>
            </w:r>
            <w:r w:rsidRPr="00FB3C0E">
              <w:rPr>
                <w:sz w:val="20"/>
                <w:szCs w:val="20"/>
              </w:rPr>
              <w:t xml:space="preserve"> P-value</w:t>
            </w:r>
          </w:p>
        </w:tc>
        <w:tc>
          <w:tcPr>
            <w:tcW w:w="1840" w:type="pct"/>
          </w:tcPr>
          <w:p w14:paraId="0213792D" w14:textId="77777777" w:rsidR="00FD0A66" w:rsidRPr="00FB3C0E" w:rsidRDefault="00FB3C0E" w:rsidP="00E80F0C">
            <w:pPr>
              <w:rPr>
                <w:sz w:val="20"/>
                <w:szCs w:val="20"/>
              </w:rPr>
            </w:pPr>
            <w:r w:rsidRPr="00FB3C0E">
              <w:rPr>
                <w:sz w:val="20"/>
                <w:szCs w:val="20"/>
              </w:rPr>
              <w:t>0.13</w:t>
            </w:r>
          </w:p>
        </w:tc>
        <w:tc>
          <w:tcPr>
            <w:tcW w:w="1965" w:type="pct"/>
          </w:tcPr>
          <w:p w14:paraId="401C74DF" w14:textId="77777777" w:rsidR="00FD0A66" w:rsidRPr="009F0D0E" w:rsidRDefault="009F0D0E" w:rsidP="00FD0A66">
            <w:pPr>
              <w:rPr>
                <w:sz w:val="20"/>
                <w:szCs w:val="20"/>
              </w:rPr>
            </w:pPr>
            <w:r w:rsidRPr="009F0D0E">
              <w:rPr>
                <w:sz w:val="20"/>
                <w:szCs w:val="20"/>
              </w:rPr>
              <w:t>0.13</w:t>
            </w:r>
          </w:p>
        </w:tc>
      </w:tr>
      <w:tr w:rsidR="00FD0A66" w:rsidRPr="00FB3C0E" w14:paraId="43582173" w14:textId="77777777" w:rsidTr="0053115D">
        <w:trPr>
          <w:trHeight w:val="272"/>
        </w:trPr>
        <w:tc>
          <w:tcPr>
            <w:tcW w:w="1195" w:type="pct"/>
          </w:tcPr>
          <w:p w14:paraId="3F0AB502" w14:textId="77777777" w:rsidR="00FD0A66" w:rsidRPr="00FB3C0E" w:rsidRDefault="00FD0A66" w:rsidP="00FD0A66">
            <w:pPr>
              <w:rPr>
                <w:sz w:val="20"/>
                <w:szCs w:val="20"/>
              </w:rPr>
            </w:pPr>
            <w:r w:rsidRPr="00FB3C0E">
              <w:rPr>
                <w:sz w:val="20"/>
                <w:szCs w:val="20"/>
              </w:rPr>
              <w:t># parameters</w:t>
            </w:r>
          </w:p>
        </w:tc>
        <w:tc>
          <w:tcPr>
            <w:tcW w:w="1840" w:type="pct"/>
          </w:tcPr>
          <w:p w14:paraId="18CEDC1B" w14:textId="77777777" w:rsidR="00FD0A66" w:rsidRPr="00FB3C0E" w:rsidRDefault="00FB3C0E" w:rsidP="00FD0A66">
            <w:pPr>
              <w:rPr>
                <w:sz w:val="20"/>
                <w:szCs w:val="20"/>
              </w:rPr>
            </w:pPr>
            <w:r w:rsidRPr="00FB3C0E">
              <w:rPr>
                <w:sz w:val="20"/>
                <w:szCs w:val="20"/>
              </w:rPr>
              <w:t>3</w:t>
            </w:r>
          </w:p>
        </w:tc>
        <w:tc>
          <w:tcPr>
            <w:tcW w:w="1965" w:type="pct"/>
          </w:tcPr>
          <w:p w14:paraId="52DEAB22" w14:textId="77777777" w:rsidR="00FD0A66" w:rsidRPr="009F0D0E" w:rsidRDefault="00FB3C0E" w:rsidP="00FD0A66">
            <w:pPr>
              <w:rPr>
                <w:sz w:val="20"/>
                <w:szCs w:val="20"/>
              </w:rPr>
            </w:pPr>
            <w:r w:rsidRPr="009F0D0E">
              <w:rPr>
                <w:sz w:val="20"/>
                <w:szCs w:val="20"/>
              </w:rPr>
              <w:t>1</w:t>
            </w:r>
          </w:p>
        </w:tc>
      </w:tr>
      <w:tr w:rsidR="00FD0A66" w:rsidRPr="00FB3C0E" w14:paraId="7F1B9DD8" w14:textId="77777777" w:rsidTr="0053115D">
        <w:tc>
          <w:tcPr>
            <w:tcW w:w="1195" w:type="pct"/>
          </w:tcPr>
          <w:p w14:paraId="27081A69" w14:textId="77777777" w:rsidR="00FD0A66" w:rsidRPr="00FB3C0E" w:rsidRDefault="00FD0A66" w:rsidP="00FD0A66">
            <w:pPr>
              <w:rPr>
                <w:sz w:val="20"/>
                <w:szCs w:val="20"/>
              </w:rPr>
            </w:pPr>
            <w:r w:rsidRPr="00FB3C0E">
              <w:rPr>
                <w:sz w:val="20"/>
                <w:szCs w:val="20"/>
              </w:rPr>
              <w:t>warnings</w:t>
            </w:r>
          </w:p>
        </w:tc>
        <w:tc>
          <w:tcPr>
            <w:tcW w:w="1840" w:type="pct"/>
          </w:tcPr>
          <w:p w14:paraId="7CE9FB9E" w14:textId="77777777" w:rsidR="00FD0A66" w:rsidRPr="00FB3C0E" w:rsidRDefault="00FD0A66" w:rsidP="00FD0A66">
            <w:pPr>
              <w:rPr>
                <w:sz w:val="20"/>
                <w:szCs w:val="20"/>
              </w:rPr>
            </w:pPr>
            <w:r w:rsidRPr="00FB3C0E">
              <w:rPr>
                <w:sz w:val="20"/>
                <w:szCs w:val="20"/>
              </w:rPr>
              <w:t>none</w:t>
            </w:r>
          </w:p>
        </w:tc>
        <w:tc>
          <w:tcPr>
            <w:tcW w:w="1965" w:type="pct"/>
          </w:tcPr>
          <w:p w14:paraId="3766D58F" w14:textId="77777777" w:rsidR="00FD0A66" w:rsidRPr="009F0D0E" w:rsidRDefault="00FB3C0E" w:rsidP="00FD0A66">
            <w:pPr>
              <w:rPr>
                <w:sz w:val="20"/>
                <w:szCs w:val="20"/>
              </w:rPr>
            </w:pPr>
            <w:r w:rsidRPr="009F0D0E">
              <w:rPr>
                <w:i/>
              </w:rPr>
              <w:t>None</w:t>
            </w:r>
          </w:p>
        </w:tc>
      </w:tr>
    </w:tbl>
    <w:p w14:paraId="618371EF" w14:textId="77777777" w:rsidR="0013623B" w:rsidRPr="00FB3C0E" w:rsidRDefault="0013623B"/>
    <w:p w14:paraId="0AB6D171" w14:textId="77777777" w:rsidR="00FD0A66" w:rsidRPr="00FB3C0E" w:rsidRDefault="00FD0A66"/>
    <w:p w14:paraId="228D99F2" w14:textId="77777777" w:rsidR="00FD0A66" w:rsidRDefault="00FD0A66"/>
    <w:p w14:paraId="2D578DBD" w14:textId="77777777" w:rsidR="00FB3C0E" w:rsidRPr="00FB3C0E" w:rsidRDefault="00FB3C0E"/>
    <w:tbl>
      <w:tblPr>
        <w:tblStyle w:val="TableGrid"/>
        <w:tblW w:w="5000" w:type="pct"/>
        <w:tblLook w:val="04A0" w:firstRow="1" w:lastRow="0" w:firstColumn="1" w:lastColumn="0" w:noHBand="0" w:noVBand="1"/>
      </w:tblPr>
      <w:tblGrid>
        <w:gridCol w:w="2203"/>
        <w:gridCol w:w="3914"/>
        <w:gridCol w:w="3233"/>
      </w:tblGrid>
      <w:tr w:rsidR="000302B7" w:rsidRPr="00105874" w14:paraId="05C70D6D" w14:textId="77777777" w:rsidTr="0053115D">
        <w:tc>
          <w:tcPr>
            <w:tcW w:w="5000" w:type="pct"/>
            <w:gridSpan w:val="3"/>
          </w:tcPr>
          <w:p w14:paraId="12E567AD" w14:textId="77777777" w:rsidR="000302B7" w:rsidRPr="00105874" w:rsidRDefault="0013623B" w:rsidP="00105874">
            <w:pPr>
              <w:rPr>
                <w:b/>
                <w:sz w:val="20"/>
                <w:szCs w:val="20"/>
              </w:rPr>
            </w:pPr>
            <w:r w:rsidRPr="00105874">
              <w:rPr>
                <w:b/>
                <w:i/>
              </w:rPr>
              <w:lastRenderedPageBreak/>
              <w:t>Appendix 1.</w:t>
            </w:r>
            <w:r w:rsidR="00E673F3" w:rsidRPr="00105874">
              <w:rPr>
                <w:b/>
                <w:i/>
              </w:rPr>
              <w:t>F</w:t>
            </w:r>
            <w:r w:rsidR="000302B7" w:rsidRPr="00105874">
              <w:rPr>
                <w:b/>
                <w:i/>
              </w:rPr>
              <w:t>. No binning,  truncation</w:t>
            </w:r>
            <w:r w:rsidR="00FB3C0E" w:rsidRPr="00105874">
              <w:rPr>
                <w:b/>
                <w:i/>
              </w:rPr>
              <w:t xml:space="preserve"> after 12</w:t>
            </w:r>
            <w:r w:rsidR="000302B7" w:rsidRPr="00105874">
              <w:rPr>
                <w:b/>
                <w:i/>
              </w:rPr>
              <w:t>ft</w:t>
            </w:r>
            <w:r w:rsidR="00E2107B" w:rsidRPr="00105874">
              <w:rPr>
                <w:b/>
                <w:i/>
              </w:rPr>
              <w:t xml:space="preserve">, </w:t>
            </w:r>
            <w:r w:rsidR="00105874">
              <w:rPr>
                <w:b/>
                <w:i/>
              </w:rPr>
              <w:t>159 observations, width 12</w:t>
            </w:r>
          </w:p>
        </w:tc>
      </w:tr>
      <w:tr w:rsidR="005964B4" w:rsidRPr="00105874" w14:paraId="02DA80CC" w14:textId="77777777" w:rsidTr="0053115D">
        <w:tc>
          <w:tcPr>
            <w:tcW w:w="1178" w:type="pct"/>
          </w:tcPr>
          <w:p w14:paraId="405ABD34" w14:textId="77777777" w:rsidR="005964B4" w:rsidRPr="00105874" w:rsidRDefault="005964B4" w:rsidP="0037565A">
            <w:pPr>
              <w:rPr>
                <w:sz w:val="20"/>
                <w:szCs w:val="20"/>
              </w:rPr>
            </w:pPr>
          </w:p>
        </w:tc>
        <w:tc>
          <w:tcPr>
            <w:tcW w:w="2093" w:type="pct"/>
          </w:tcPr>
          <w:p w14:paraId="74194CFA" w14:textId="77777777" w:rsidR="005964B4" w:rsidRPr="00105874" w:rsidRDefault="005964B4" w:rsidP="0037565A">
            <w:pPr>
              <w:rPr>
                <w:b/>
                <w:sz w:val="20"/>
                <w:szCs w:val="20"/>
              </w:rPr>
            </w:pPr>
            <w:r w:rsidRPr="00105874">
              <w:rPr>
                <w:b/>
                <w:sz w:val="20"/>
                <w:szCs w:val="20"/>
              </w:rPr>
              <w:t>Hazard rate cosine*</w:t>
            </w:r>
          </w:p>
        </w:tc>
        <w:tc>
          <w:tcPr>
            <w:tcW w:w="1729" w:type="pct"/>
          </w:tcPr>
          <w:p w14:paraId="09AB11E7" w14:textId="77777777" w:rsidR="005964B4" w:rsidRPr="009F0D0E" w:rsidRDefault="005964B4" w:rsidP="0037565A">
            <w:pPr>
              <w:rPr>
                <w:b/>
                <w:sz w:val="20"/>
                <w:szCs w:val="20"/>
              </w:rPr>
            </w:pPr>
            <w:r w:rsidRPr="009F0D0E">
              <w:rPr>
                <w:b/>
                <w:sz w:val="20"/>
                <w:szCs w:val="20"/>
              </w:rPr>
              <w:t>Half normal cosine</w:t>
            </w:r>
          </w:p>
        </w:tc>
      </w:tr>
      <w:tr w:rsidR="005964B4" w:rsidRPr="00105874" w14:paraId="2C3D8656" w14:textId="77777777" w:rsidTr="0053115D">
        <w:tc>
          <w:tcPr>
            <w:tcW w:w="1178" w:type="pct"/>
          </w:tcPr>
          <w:p w14:paraId="138BB63A" w14:textId="77777777" w:rsidR="005964B4" w:rsidRPr="00105874" w:rsidRDefault="005964B4" w:rsidP="0037565A">
            <w:pPr>
              <w:rPr>
                <w:sz w:val="20"/>
                <w:szCs w:val="20"/>
              </w:rPr>
            </w:pPr>
            <w:r w:rsidRPr="00105874">
              <w:rPr>
                <w:sz w:val="20"/>
                <w:szCs w:val="20"/>
              </w:rPr>
              <w:t>AIC</w:t>
            </w:r>
          </w:p>
        </w:tc>
        <w:tc>
          <w:tcPr>
            <w:tcW w:w="2093" w:type="pct"/>
          </w:tcPr>
          <w:p w14:paraId="71DA97AD" w14:textId="77777777" w:rsidR="005964B4" w:rsidRPr="00105874" w:rsidRDefault="00FB3C0E" w:rsidP="0037565A">
            <w:pPr>
              <w:rPr>
                <w:sz w:val="20"/>
                <w:szCs w:val="20"/>
              </w:rPr>
            </w:pPr>
            <w:r w:rsidRPr="00105874">
              <w:rPr>
                <w:sz w:val="20"/>
                <w:szCs w:val="20"/>
              </w:rPr>
              <w:t>7</w:t>
            </w:r>
            <w:r w:rsidR="00105874" w:rsidRPr="00105874">
              <w:rPr>
                <w:sz w:val="20"/>
                <w:szCs w:val="20"/>
              </w:rPr>
              <w:t>62</w:t>
            </w:r>
          </w:p>
        </w:tc>
        <w:tc>
          <w:tcPr>
            <w:tcW w:w="1729" w:type="pct"/>
          </w:tcPr>
          <w:p w14:paraId="69F9B910" w14:textId="77777777" w:rsidR="005964B4" w:rsidRPr="009F0D0E" w:rsidRDefault="00105874" w:rsidP="0037565A">
            <w:pPr>
              <w:rPr>
                <w:sz w:val="20"/>
                <w:szCs w:val="20"/>
              </w:rPr>
            </w:pPr>
            <w:r w:rsidRPr="009F0D0E">
              <w:rPr>
                <w:sz w:val="20"/>
                <w:szCs w:val="20"/>
              </w:rPr>
              <w:t>759</w:t>
            </w:r>
          </w:p>
        </w:tc>
      </w:tr>
      <w:tr w:rsidR="005964B4" w:rsidRPr="00105874" w14:paraId="2516471F" w14:textId="77777777" w:rsidTr="0053115D">
        <w:tc>
          <w:tcPr>
            <w:tcW w:w="1178" w:type="pct"/>
          </w:tcPr>
          <w:p w14:paraId="4F575DD1" w14:textId="77777777" w:rsidR="005964B4" w:rsidRPr="00105874" w:rsidRDefault="005964B4" w:rsidP="0037565A">
            <w:pPr>
              <w:rPr>
                <w:sz w:val="20"/>
                <w:szCs w:val="20"/>
              </w:rPr>
            </w:pPr>
            <w:r w:rsidRPr="00105874">
              <w:rPr>
                <w:sz w:val="20"/>
                <w:szCs w:val="20"/>
              </w:rPr>
              <w:t>Density (ye/km</w:t>
            </w:r>
            <w:r w:rsidRPr="00105874">
              <w:rPr>
                <w:sz w:val="20"/>
                <w:szCs w:val="20"/>
                <w:vertAlign w:val="superscript"/>
              </w:rPr>
              <w:t>2</w:t>
            </w:r>
            <w:r w:rsidRPr="00105874">
              <w:rPr>
                <w:sz w:val="20"/>
                <w:szCs w:val="20"/>
              </w:rPr>
              <w:t>)</w:t>
            </w:r>
          </w:p>
        </w:tc>
        <w:tc>
          <w:tcPr>
            <w:tcW w:w="2093" w:type="pct"/>
          </w:tcPr>
          <w:p w14:paraId="65B70D30" w14:textId="77777777" w:rsidR="005964B4" w:rsidRPr="00105874" w:rsidRDefault="00FB3C0E" w:rsidP="0037565A">
            <w:pPr>
              <w:rPr>
                <w:sz w:val="20"/>
                <w:szCs w:val="20"/>
              </w:rPr>
            </w:pPr>
            <w:r w:rsidRPr="00105874">
              <w:rPr>
                <w:sz w:val="20"/>
                <w:szCs w:val="20"/>
              </w:rPr>
              <w:t>1236</w:t>
            </w:r>
          </w:p>
        </w:tc>
        <w:tc>
          <w:tcPr>
            <w:tcW w:w="1729" w:type="pct"/>
          </w:tcPr>
          <w:p w14:paraId="3A81EAB7" w14:textId="77777777" w:rsidR="005964B4" w:rsidRPr="009F0D0E" w:rsidRDefault="00105874" w:rsidP="0037565A">
            <w:pPr>
              <w:rPr>
                <w:sz w:val="20"/>
                <w:szCs w:val="20"/>
              </w:rPr>
            </w:pPr>
            <w:r w:rsidRPr="009F0D0E">
              <w:rPr>
                <w:sz w:val="20"/>
                <w:szCs w:val="20"/>
              </w:rPr>
              <w:t>1133</w:t>
            </w:r>
          </w:p>
        </w:tc>
      </w:tr>
      <w:tr w:rsidR="005964B4" w:rsidRPr="00105874" w14:paraId="57D0E1BD" w14:textId="77777777" w:rsidTr="0053115D">
        <w:tc>
          <w:tcPr>
            <w:tcW w:w="1178" w:type="pct"/>
          </w:tcPr>
          <w:p w14:paraId="62B34587" w14:textId="77777777" w:rsidR="005964B4" w:rsidRPr="00105874" w:rsidRDefault="005964B4" w:rsidP="0037565A">
            <w:pPr>
              <w:rPr>
                <w:sz w:val="20"/>
                <w:szCs w:val="20"/>
              </w:rPr>
            </w:pPr>
            <w:r w:rsidRPr="00105874">
              <w:rPr>
                <w:sz w:val="20"/>
                <w:szCs w:val="20"/>
              </w:rPr>
              <w:t>D LCL (ye/km</w:t>
            </w:r>
            <w:r w:rsidRPr="00105874">
              <w:rPr>
                <w:sz w:val="20"/>
                <w:szCs w:val="20"/>
                <w:vertAlign w:val="superscript"/>
              </w:rPr>
              <w:t>2</w:t>
            </w:r>
            <w:r w:rsidRPr="00105874">
              <w:rPr>
                <w:sz w:val="20"/>
                <w:szCs w:val="20"/>
              </w:rPr>
              <w:t>)</w:t>
            </w:r>
          </w:p>
        </w:tc>
        <w:tc>
          <w:tcPr>
            <w:tcW w:w="2093" w:type="pct"/>
          </w:tcPr>
          <w:p w14:paraId="127F4102" w14:textId="77777777" w:rsidR="005964B4" w:rsidRPr="00105874" w:rsidRDefault="00105874" w:rsidP="0037565A">
            <w:pPr>
              <w:rPr>
                <w:sz w:val="20"/>
                <w:szCs w:val="20"/>
              </w:rPr>
            </w:pPr>
            <w:r w:rsidRPr="00105874">
              <w:rPr>
                <w:sz w:val="20"/>
                <w:szCs w:val="20"/>
              </w:rPr>
              <w:t>860</w:t>
            </w:r>
          </w:p>
        </w:tc>
        <w:tc>
          <w:tcPr>
            <w:tcW w:w="1729" w:type="pct"/>
          </w:tcPr>
          <w:p w14:paraId="36EDB1F5" w14:textId="77777777" w:rsidR="005964B4" w:rsidRPr="009F0D0E" w:rsidRDefault="00105874" w:rsidP="0037565A">
            <w:pPr>
              <w:rPr>
                <w:sz w:val="20"/>
                <w:szCs w:val="20"/>
              </w:rPr>
            </w:pPr>
            <w:r w:rsidRPr="009F0D0E">
              <w:rPr>
                <w:sz w:val="20"/>
                <w:szCs w:val="20"/>
              </w:rPr>
              <w:t>860</w:t>
            </w:r>
          </w:p>
        </w:tc>
      </w:tr>
      <w:tr w:rsidR="005964B4" w:rsidRPr="00105874" w14:paraId="1AC7133B" w14:textId="77777777" w:rsidTr="0053115D">
        <w:tc>
          <w:tcPr>
            <w:tcW w:w="1178" w:type="pct"/>
          </w:tcPr>
          <w:p w14:paraId="0370F26B" w14:textId="77777777" w:rsidR="005964B4" w:rsidRPr="00105874" w:rsidRDefault="005964B4" w:rsidP="0037565A">
            <w:pPr>
              <w:rPr>
                <w:sz w:val="20"/>
                <w:szCs w:val="20"/>
              </w:rPr>
            </w:pPr>
            <w:r w:rsidRPr="00105874">
              <w:rPr>
                <w:sz w:val="20"/>
                <w:szCs w:val="20"/>
              </w:rPr>
              <w:t>D UCL (ye/km</w:t>
            </w:r>
            <w:r w:rsidRPr="00105874">
              <w:rPr>
                <w:sz w:val="20"/>
                <w:szCs w:val="20"/>
                <w:vertAlign w:val="superscript"/>
              </w:rPr>
              <w:t>2</w:t>
            </w:r>
            <w:r w:rsidRPr="00105874">
              <w:rPr>
                <w:sz w:val="20"/>
                <w:szCs w:val="20"/>
              </w:rPr>
              <w:t>)</w:t>
            </w:r>
          </w:p>
        </w:tc>
        <w:tc>
          <w:tcPr>
            <w:tcW w:w="2093" w:type="pct"/>
          </w:tcPr>
          <w:p w14:paraId="1F10B5C9" w14:textId="77777777" w:rsidR="005964B4" w:rsidRPr="00105874" w:rsidRDefault="00105874" w:rsidP="0037565A">
            <w:pPr>
              <w:rPr>
                <w:sz w:val="20"/>
                <w:szCs w:val="20"/>
              </w:rPr>
            </w:pPr>
            <w:r w:rsidRPr="00105874">
              <w:rPr>
                <w:sz w:val="20"/>
                <w:szCs w:val="20"/>
              </w:rPr>
              <w:t>1775</w:t>
            </w:r>
          </w:p>
        </w:tc>
        <w:tc>
          <w:tcPr>
            <w:tcW w:w="1729" w:type="pct"/>
          </w:tcPr>
          <w:p w14:paraId="5F1A9B5C" w14:textId="77777777" w:rsidR="005964B4" w:rsidRPr="009F0D0E" w:rsidRDefault="00105874" w:rsidP="0037565A">
            <w:pPr>
              <w:rPr>
                <w:sz w:val="20"/>
                <w:szCs w:val="20"/>
              </w:rPr>
            </w:pPr>
            <w:r w:rsidRPr="009F0D0E">
              <w:rPr>
                <w:sz w:val="20"/>
                <w:szCs w:val="20"/>
              </w:rPr>
              <w:t>1493</w:t>
            </w:r>
          </w:p>
        </w:tc>
      </w:tr>
      <w:tr w:rsidR="005964B4" w:rsidRPr="00105874" w14:paraId="1E8B36C2" w14:textId="77777777" w:rsidTr="0053115D">
        <w:tc>
          <w:tcPr>
            <w:tcW w:w="1178" w:type="pct"/>
          </w:tcPr>
          <w:p w14:paraId="62398D1B" w14:textId="77777777" w:rsidR="005964B4" w:rsidRPr="00105874" w:rsidRDefault="005964B4" w:rsidP="0037565A">
            <w:pPr>
              <w:rPr>
                <w:sz w:val="20"/>
                <w:szCs w:val="20"/>
              </w:rPr>
            </w:pPr>
            <w:r w:rsidRPr="00105874">
              <w:rPr>
                <w:sz w:val="20"/>
                <w:szCs w:val="20"/>
              </w:rPr>
              <w:t>CV of D</w:t>
            </w:r>
          </w:p>
        </w:tc>
        <w:tc>
          <w:tcPr>
            <w:tcW w:w="2093" w:type="pct"/>
          </w:tcPr>
          <w:p w14:paraId="54E73A5F" w14:textId="77777777" w:rsidR="005964B4" w:rsidRPr="00105874" w:rsidRDefault="00105874" w:rsidP="0037565A">
            <w:pPr>
              <w:rPr>
                <w:sz w:val="20"/>
                <w:szCs w:val="20"/>
              </w:rPr>
            </w:pPr>
            <w:r w:rsidRPr="00105874">
              <w:rPr>
                <w:sz w:val="20"/>
                <w:szCs w:val="20"/>
              </w:rPr>
              <w:t>0.19</w:t>
            </w:r>
          </w:p>
        </w:tc>
        <w:tc>
          <w:tcPr>
            <w:tcW w:w="1729" w:type="pct"/>
          </w:tcPr>
          <w:p w14:paraId="45B72820" w14:textId="77777777" w:rsidR="005964B4" w:rsidRPr="009F0D0E" w:rsidRDefault="00105874" w:rsidP="0037565A">
            <w:pPr>
              <w:rPr>
                <w:sz w:val="20"/>
                <w:szCs w:val="20"/>
              </w:rPr>
            </w:pPr>
            <w:r w:rsidRPr="009F0D0E">
              <w:rPr>
                <w:sz w:val="20"/>
                <w:szCs w:val="20"/>
              </w:rPr>
              <w:t>0.14</w:t>
            </w:r>
          </w:p>
        </w:tc>
      </w:tr>
      <w:tr w:rsidR="005964B4" w:rsidRPr="00105874" w14:paraId="57879F9B" w14:textId="77777777" w:rsidTr="0053115D">
        <w:trPr>
          <w:trHeight w:val="656"/>
        </w:trPr>
        <w:tc>
          <w:tcPr>
            <w:tcW w:w="1178" w:type="pct"/>
          </w:tcPr>
          <w:p w14:paraId="5DC06FDD" w14:textId="77777777" w:rsidR="005964B4" w:rsidRPr="00105874" w:rsidRDefault="005964B4" w:rsidP="0037565A">
            <w:pPr>
              <w:rPr>
                <w:sz w:val="20"/>
                <w:szCs w:val="20"/>
              </w:rPr>
            </w:pPr>
            <w:r w:rsidRPr="00105874">
              <w:rPr>
                <w:sz w:val="20"/>
                <w:szCs w:val="20"/>
              </w:rPr>
              <w:t>Judgement</w:t>
            </w:r>
          </w:p>
        </w:tc>
        <w:tc>
          <w:tcPr>
            <w:tcW w:w="2093" w:type="pct"/>
          </w:tcPr>
          <w:p w14:paraId="3A9064C0" w14:textId="77777777" w:rsidR="005964B4" w:rsidRPr="00105874" w:rsidRDefault="00105874" w:rsidP="00D01B5B">
            <w:pPr>
              <w:rPr>
                <w:sz w:val="20"/>
                <w:szCs w:val="20"/>
              </w:rPr>
            </w:pPr>
            <w:r w:rsidRPr="00105874">
              <w:rPr>
                <w:sz w:val="20"/>
                <w:szCs w:val="20"/>
              </w:rPr>
              <w:t>OK shoulder, shape and fit</w:t>
            </w:r>
          </w:p>
        </w:tc>
        <w:tc>
          <w:tcPr>
            <w:tcW w:w="1729" w:type="pct"/>
          </w:tcPr>
          <w:p w14:paraId="5075F011" w14:textId="77777777" w:rsidR="005964B4" w:rsidRPr="009F0D0E" w:rsidRDefault="00105874" w:rsidP="00B67A18">
            <w:pPr>
              <w:rPr>
                <w:sz w:val="20"/>
                <w:szCs w:val="20"/>
              </w:rPr>
            </w:pPr>
            <w:r w:rsidRPr="009F0D0E">
              <w:rPr>
                <w:sz w:val="20"/>
                <w:szCs w:val="20"/>
              </w:rPr>
              <w:t>Good shape and fit and OK shoulder</w:t>
            </w:r>
          </w:p>
        </w:tc>
      </w:tr>
      <w:tr w:rsidR="005964B4" w:rsidRPr="00105874" w14:paraId="164D1333" w14:textId="77777777" w:rsidTr="0053115D">
        <w:tc>
          <w:tcPr>
            <w:tcW w:w="1178" w:type="pct"/>
          </w:tcPr>
          <w:p w14:paraId="0902D893" w14:textId="77777777" w:rsidR="005964B4" w:rsidRPr="00105874" w:rsidRDefault="005964B4" w:rsidP="0037565A">
            <w:pPr>
              <w:rPr>
                <w:sz w:val="20"/>
                <w:szCs w:val="20"/>
              </w:rPr>
            </w:pPr>
            <w:r w:rsidRPr="00105874">
              <w:rPr>
                <w:sz w:val="20"/>
                <w:szCs w:val="20"/>
              </w:rPr>
              <w:t>X</w:t>
            </w:r>
            <w:r w:rsidRPr="00105874">
              <w:rPr>
                <w:sz w:val="20"/>
                <w:szCs w:val="20"/>
                <w:vertAlign w:val="superscript"/>
              </w:rPr>
              <w:t>2</w:t>
            </w:r>
            <w:r w:rsidRPr="00105874">
              <w:rPr>
                <w:sz w:val="20"/>
                <w:szCs w:val="20"/>
              </w:rPr>
              <w:t xml:space="preserve"> P-value</w:t>
            </w:r>
          </w:p>
        </w:tc>
        <w:tc>
          <w:tcPr>
            <w:tcW w:w="2093" w:type="pct"/>
          </w:tcPr>
          <w:p w14:paraId="4D3B3C05" w14:textId="77777777" w:rsidR="005964B4" w:rsidRPr="00105874" w:rsidRDefault="00105874" w:rsidP="00EB65AE">
            <w:pPr>
              <w:rPr>
                <w:sz w:val="20"/>
                <w:szCs w:val="20"/>
              </w:rPr>
            </w:pPr>
            <w:r w:rsidRPr="00105874">
              <w:rPr>
                <w:sz w:val="20"/>
                <w:szCs w:val="20"/>
              </w:rPr>
              <w:t>0.14 (1.5 ft bins), 0.05 (0.1 ft bins), 0.21 (0.667</w:t>
            </w:r>
            <w:r w:rsidR="00D01B5B" w:rsidRPr="00105874">
              <w:rPr>
                <w:sz w:val="20"/>
                <w:szCs w:val="20"/>
              </w:rPr>
              <w:t xml:space="preserve"> ft bins)</w:t>
            </w:r>
          </w:p>
        </w:tc>
        <w:tc>
          <w:tcPr>
            <w:tcW w:w="1729" w:type="pct"/>
          </w:tcPr>
          <w:p w14:paraId="747A63A1" w14:textId="77777777" w:rsidR="005964B4" w:rsidRPr="009F0D0E" w:rsidRDefault="00105874" w:rsidP="0037565A">
            <w:pPr>
              <w:rPr>
                <w:sz w:val="20"/>
                <w:szCs w:val="20"/>
              </w:rPr>
            </w:pPr>
            <w:r w:rsidRPr="009F0D0E">
              <w:rPr>
                <w:sz w:val="20"/>
                <w:szCs w:val="20"/>
              </w:rPr>
              <w:t>0.33 (1.5 ft bins), 0.08 (1 ft bins), 0.30 (0.667</w:t>
            </w:r>
            <w:r w:rsidR="00D01B5B" w:rsidRPr="009F0D0E">
              <w:rPr>
                <w:sz w:val="20"/>
                <w:szCs w:val="20"/>
              </w:rPr>
              <w:t xml:space="preserve"> ft bins)</w:t>
            </w:r>
          </w:p>
        </w:tc>
      </w:tr>
      <w:tr w:rsidR="005964B4" w:rsidRPr="00105874" w14:paraId="3606B344" w14:textId="77777777" w:rsidTr="00D01B5B">
        <w:trPr>
          <w:trHeight w:val="170"/>
        </w:trPr>
        <w:tc>
          <w:tcPr>
            <w:tcW w:w="1178" w:type="pct"/>
          </w:tcPr>
          <w:p w14:paraId="25E63ACF" w14:textId="77777777" w:rsidR="005964B4" w:rsidRPr="00105874" w:rsidRDefault="005964B4" w:rsidP="0037565A">
            <w:pPr>
              <w:rPr>
                <w:sz w:val="20"/>
                <w:szCs w:val="20"/>
              </w:rPr>
            </w:pPr>
            <w:r w:rsidRPr="00105874">
              <w:rPr>
                <w:sz w:val="20"/>
                <w:szCs w:val="20"/>
              </w:rPr>
              <w:t># parameters</w:t>
            </w:r>
          </w:p>
        </w:tc>
        <w:tc>
          <w:tcPr>
            <w:tcW w:w="2093" w:type="pct"/>
          </w:tcPr>
          <w:p w14:paraId="0C6AE248" w14:textId="77777777" w:rsidR="005964B4" w:rsidRPr="00105874" w:rsidRDefault="00D01B5B" w:rsidP="0037565A">
            <w:pPr>
              <w:rPr>
                <w:sz w:val="20"/>
                <w:szCs w:val="20"/>
              </w:rPr>
            </w:pPr>
            <w:r w:rsidRPr="00105874">
              <w:rPr>
                <w:sz w:val="20"/>
                <w:szCs w:val="20"/>
              </w:rPr>
              <w:t>2</w:t>
            </w:r>
          </w:p>
        </w:tc>
        <w:tc>
          <w:tcPr>
            <w:tcW w:w="1729" w:type="pct"/>
          </w:tcPr>
          <w:p w14:paraId="7B7797C7" w14:textId="77777777" w:rsidR="005964B4" w:rsidRPr="009F0D0E" w:rsidRDefault="00105874" w:rsidP="0037565A">
            <w:pPr>
              <w:rPr>
                <w:sz w:val="20"/>
                <w:szCs w:val="20"/>
              </w:rPr>
            </w:pPr>
            <w:r w:rsidRPr="009F0D0E">
              <w:rPr>
                <w:sz w:val="20"/>
                <w:szCs w:val="20"/>
              </w:rPr>
              <w:t>1</w:t>
            </w:r>
          </w:p>
        </w:tc>
      </w:tr>
      <w:tr w:rsidR="005964B4" w:rsidRPr="00105874" w14:paraId="4156D3CB" w14:textId="77777777" w:rsidTr="0053115D">
        <w:tc>
          <w:tcPr>
            <w:tcW w:w="1178" w:type="pct"/>
          </w:tcPr>
          <w:p w14:paraId="3A1808DA" w14:textId="77777777" w:rsidR="005964B4" w:rsidRPr="00105874" w:rsidRDefault="005964B4" w:rsidP="0037565A">
            <w:pPr>
              <w:rPr>
                <w:sz w:val="20"/>
                <w:szCs w:val="20"/>
              </w:rPr>
            </w:pPr>
            <w:r w:rsidRPr="00105874">
              <w:rPr>
                <w:sz w:val="20"/>
                <w:szCs w:val="20"/>
              </w:rPr>
              <w:t>Q-q plot</w:t>
            </w:r>
          </w:p>
        </w:tc>
        <w:tc>
          <w:tcPr>
            <w:tcW w:w="2093" w:type="pct"/>
          </w:tcPr>
          <w:p w14:paraId="4718622B" w14:textId="77777777" w:rsidR="005964B4" w:rsidRPr="00105874" w:rsidRDefault="00105874" w:rsidP="0037565A">
            <w:pPr>
              <w:rPr>
                <w:sz w:val="20"/>
                <w:szCs w:val="20"/>
              </w:rPr>
            </w:pPr>
            <w:r w:rsidRPr="00105874">
              <w:rPr>
                <w:sz w:val="20"/>
                <w:szCs w:val="20"/>
              </w:rPr>
              <w:t>Pretty good fit some deviation on end</w:t>
            </w:r>
          </w:p>
        </w:tc>
        <w:tc>
          <w:tcPr>
            <w:tcW w:w="1729" w:type="pct"/>
          </w:tcPr>
          <w:p w14:paraId="0D7AF6B2" w14:textId="77777777" w:rsidR="005964B4" w:rsidRPr="009F0D0E" w:rsidRDefault="00105874" w:rsidP="0037565A">
            <w:pPr>
              <w:rPr>
                <w:sz w:val="20"/>
                <w:szCs w:val="20"/>
              </w:rPr>
            </w:pPr>
            <w:r w:rsidRPr="009F0D0E">
              <w:rPr>
                <w:sz w:val="20"/>
                <w:szCs w:val="20"/>
              </w:rPr>
              <w:t>OK fit with some deviation</w:t>
            </w:r>
          </w:p>
        </w:tc>
      </w:tr>
      <w:tr w:rsidR="005964B4" w:rsidRPr="00105874" w14:paraId="10B927BB" w14:textId="77777777" w:rsidTr="0053115D">
        <w:tc>
          <w:tcPr>
            <w:tcW w:w="1178" w:type="pct"/>
          </w:tcPr>
          <w:p w14:paraId="3B07F760" w14:textId="77777777" w:rsidR="005964B4" w:rsidRPr="00105874" w:rsidRDefault="005964B4" w:rsidP="0037565A">
            <w:pPr>
              <w:rPr>
                <w:sz w:val="20"/>
                <w:szCs w:val="20"/>
              </w:rPr>
            </w:pPr>
            <w:r w:rsidRPr="00105874">
              <w:rPr>
                <w:sz w:val="20"/>
                <w:szCs w:val="20"/>
              </w:rPr>
              <w:t>K-S P-value</w:t>
            </w:r>
          </w:p>
        </w:tc>
        <w:tc>
          <w:tcPr>
            <w:tcW w:w="2093" w:type="pct"/>
          </w:tcPr>
          <w:p w14:paraId="3BA9F58B" w14:textId="77777777" w:rsidR="005964B4" w:rsidRPr="00105874" w:rsidRDefault="00105874" w:rsidP="0037565A">
            <w:pPr>
              <w:rPr>
                <w:sz w:val="20"/>
                <w:szCs w:val="20"/>
              </w:rPr>
            </w:pPr>
            <w:r w:rsidRPr="00105874">
              <w:rPr>
                <w:sz w:val="20"/>
                <w:szCs w:val="20"/>
              </w:rPr>
              <w:t>0.78</w:t>
            </w:r>
          </w:p>
        </w:tc>
        <w:tc>
          <w:tcPr>
            <w:tcW w:w="1729" w:type="pct"/>
          </w:tcPr>
          <w:p w14:paraId="023D9CE8" w14:textId="77777777" w:rsidR="005964B4" w:rsidRPr="009F0D0E" w:rsidRDefault="00105874" w:rsidP="0037565A">
            <w:pPr>
              <w:rPr>
                <w:sz w:val="20"/>
                <w:szCs w:val="20"/>
              </w:rPr>
            </w:pPr>
            <w:r w:rsidRPr="009F0D0E">
              <w:rPr>
                <w:sz w:val="20"/>
                <w:szCs w:val="20"/>
              </w:rPr>
              <w:t>0.75</w:t>
            </w:r>
          </w:p>
        </w:tc>
      </w:tr>
      <w:tr w:rsidR="005964B4" w:rsidRPr="00105874" w14:paraId="6BDB2112" w14:textId="77777777" w:rsidTr="0053115D">
        <w:tc>
          <w:tcPr>
            <w:tcW w:w="1178" w:type="pct"/>
          </w:tcPr>
          <w:p w14:paraId="2A35F44C" w14:textId="77777777" w:rsidR="005964B4" w:rsidRPr="00105874" w:rsidRDefault="005964B4" w:rsidP="0037565A">
            <w:pPr>
              <w:rPr>
                <w:sz w:val="20"/>
                <w:szCs w:val="20"/>
              </w:rPr>
            </w:pPr>
            <w:r w:rsidRPr="00105874">
              <w:rPr>
                <w:sz w:val="20"/>
                <w:szCs w:val="20"/>
              </w:rPr>
              <w:t>warnings</w:t>
            </w:r>
          </w:p>
        </w:tc>
        <w:tc>
          <w:tcPr>
            <w:tcW w:w="2093" w:type="pct"/>
          </w:tcPr>
          <w:p w14:paraId="72E9DD66" w14:textId="77777777" w:rsidR="005964B4" w:rsidRPr="00105874" w:rsidRDefault="0097738A" w:rsidP="0037565A">
            <w:pPr>
              <w:rPr>
                <w:sz w:val="20"/>
                <w:szCs w:val="20"/>
              </w:rPr>
            </w:pPr>
            <w:r w:rsidRPr="00105874">
              <w:rPr>
                <w:i/>
              </w:rPr>
              <w:t>Parameters being constrained to monotonicity</w:t>
            </w:r>
          </w:p>
        </w:tc>
        <w:tc>
          <w:tcPr>
            <w:tcW w:w="1729" w:type="pct"/>
          </w:tcPr>
          <w:p w14:paraId="10DF9170" w14:textId="77777777" w:rsidR="005964B4" w:rsidRPr="009F0D0E" w:rsidRDefault="00105874" w:rsidP="0037565A">
            <w:pPr>
              <w:rPr>
                <w:sz w:val="20"/>
                <w:szCs w:val="20"/>
              </w:rPr>
            </w:pPr>
            <w:r w:rsidRPr="009F0D0E">
              <w:rPr>
                <w:i/>
              </w:rPr>
              <w:t>None</w:t>
            </w:r>
          </w:p>
        </w:tc>
      </w:tr>
    </w:tbl>
    <w:p w14:paraId="50908FE5" w14:textId="77777777" w:rsidR="000302B7" w:rsidRPr="00105874" w:rsidRDefault="000302B7"/>
    <w:tbl>
      <w:tblPr>
        <w:tblStyle w:val="TableGrid"/>
        <w:tblW w:w="5000" w:type="pct"/>
        <w:tblLook w:val="04A0" w:firstRow="1" w:lastRow="0" w:firstColumn="1" w:lastColumn="0" w:noHBand="0" w:noVBand="1"/>
      </w:tblPr>
      <w:tblGrid>
        <w:gridCol w:w="2234"/>
        <w:gridCol w:w="3441"/>
        <w:gridCol w:w="3675"/>
      </w:tblGrid>
      <w:tr w:rsidR="00B55443" w:rsidRPr="0052360E" w14:paraId="2B0FC344" w14:textId="77777777" w:rsidTr="0053115D">
        <w:tc>
          <w:tcPr>
            <w:tcW w:w="5000" w:type="pct"/>
            <w:gridSpan w:val="3"/>
          </w:tcPr>
          <w:p w14:paraId="54ED34CF" w14:textId="77777777" w:rsidR="00B55443" w:rsidRPr="00105874" w:rsidRDefault="0013623B" w:rsidP="009E5F8C">
            <w:pPr>
              <w:rPr>
                <w:b/>
                <w:i/>
                <w:sz w:val="20"/>
                <w:szCs w:val="20"/>
              </w:rPr>
            </w:pPr>
            <w:r w:rsidRPr="00105874">
              <w:rPr>
                <w:b/>
                <w:i/>
              </w:rPr>
              <w:t>Appendix 1.</w:t>
            </w:r>
            <w:r w:rsidR="00E673F3" w:rsidRPr="00105874">
              <w:rPr>
                <w:b/>
                <w:i/>
              </w:rPr>
              <w:t>G</w:t>
            </w:r>
            <w:r w:rsidRPr="00105874">
              <w:rPr>
                <w:b/>
                <w:i/>
              </w:rPr>
              <w:t xml:space="preserve">. </w:t>
            </w:r>
            <w:r w:rsidR="00B55443" w:rsidRPr="00105874">
              <w:rPr>
                <w:b/>
                <w:i/>
              </w:rPr>
              <w:t xml:space="preserve"> </w:t>
            </w:r>
            <w:r w:rsidR="000302B7" w:rsidRPr="00105874">
              <w:rPr>
                <w:b/>
                <w:i/>
              </w:rPr>
              <w:t>1 ft bins</w:t>
            </w:r>
            <w:r w:rsidR="00B55443" w:rsidRPr="00105874">
              <w:rPr>
                <w:b/>
                <w:i/>
              </w:rPr>
              <w:t>,  truncation</w:t>
            </w:r>
            <w:r w:rsidR="00105874">
              <w:rPr>
                <w:b/>
                <w:i/>
              </w:rPr>
              <w:t xml:space="preserve"> after 12</w:t>
            </w:r>
            <w:r w:rsidR="000302B7" w:rsidRPr="00105874">
              <w:rPr>
                <w:b/>
                <w:i/>
              </w:rPr>
              <w:t>ft</w:t>
            </w:r>
            <w:r w:rsidR="00E2107B" w:rsidRPr="00105874">
              <w:rPr>
                <w:b/>
                <w:i/>
              </w:rPr>
              <w:t xml:space="preserve">, </w:t>
            </w:r>
            <w:r w:rsidR="00105874">
              <w:rPr>
                <w:b/>
                <w:i/>
              </w:rPr>
              <w:t>159 observations, width 12</w:t>
            </w:r>
            <w:r w:rsidR="00E673F3" w:rsidRPr="00105874">
              <w:rPr>
                <w:b/>
                <w:i/>
              </w:rPr>
              <w:t>ft</w:t>
            </w:r>
          </w:p>
        </w:tc>
      </w:tr>
      <w:tr w:rsidR="005964B4" w:rsidRPr="0052360E" w14:paraId="09CE15F9" w14:textId="77777777" w:rsidTr="0053115D">
        <w:tc>
          <w:tcPr>
            <w:tcW w:w="1195" w:type="pct"/>
          </w:tcPr>
          <w:p w14:paraId="16C2C7EB" w14:textId="77777777" w:rsidR="005964B4" w:rsidRPr="00105874" w:rsidRDefault="005964B4" w:rsidP="0037565A">
            <w:pPr>
              <w:rPr>
                <w:sz w:val="20"/>
                <w:szCs w:val="20"/>
              </w:rPr>
            </w:pPr>
          </w:p>
        </w:tc>
        <w:tc>
          <w:tcPr>
            <w:tcW w:w="1840" w:type="pct"/>
          </w:tcPr>
          <w:p w14:paraId="497C4F66" w14:textId="77777777" w:rsidR="005964B4" w:rsidRPr="00105874" w:rsidRDefault="005964B4" w:rsidP="0037565A">
            <w:pPr>
              <w:rPr>
                <w:b/>
                <w:sz w:val="20"/>
                <w:szCs w:val="20"/>
              </w:rPr>
            </w:pPr>
            <w:r w:rsidRPr="00105874">
              <w:rPr>
                <w:b/>
                <w:sz w:val="20"/>
                <w:szCs w:val="20"/>
              </w:rPr>
              <w:t>Hazard rate cosine</w:t>
            </w:r>
          </w:p>
        </w:tc>
        <w:tc>
          <w:tcPr>
            <w:tcW w:w="1965" w:type="pct"/>
          </w:tcPr>
          <w:p w14:paraId="40FECB67" w14:textId="77777777" w:rsidR="005964B4" w:rsidRPr="00105874" w:rsidRDefault="005964B4" w:rsidP="0037565A">
            <w:pPr>
              <w:rPr>
                <w:b/>
                <w:sz w:val="20"/>
                <w:szCs w:val="20"/>
              </w:rPr>
            </w:pPr>
            <w:r w:rsidRPr="00105874">
              <w:rPr>
                <w:b/>
                <w:sz w:val="20"/>
                <w:szCs w:val="20"/>
              </w:rPr>
              <w:t>Half normal cosine</w:t>
            </w:r>
          </w:p>
        </w:tc>
      </w:tr>
      <w:tr w:rsidR="005964B4" w:rsidRPr="0052360E" w14:paraId="1D158F2F" w14:textId="77777777" w:rsidTr="0053115D">
        <w:tc>
          <w:tcPr>
            <w:tcW w:w="1195" w:type="pct"/>
          </w:tcPr>
          <w:p w14:paraId="422DA5FB" w14:textId="77777777" w:rsidR="005964B4" w:rsidRPr="00105874" w:rsidRDefault="005964B4" w:rsidP="0037565A">
            <w:pPr>
              <w:rPr>
                <w:sz w:val="20"/>
                <w:szCs w:val="20"/>
              </w:rPr>
            </w:pPr>
            <w:r w:rsidRPr="00105874">
              <w:rPr>
                <w:sz w:val="20"/>
                <w:szCs w:val="20"/>
              </w:rPr>
              <w:t>AIC</w:t>
            </w:r>
          </w:p>
        </w:tc>
        <w:tc>
          <w:tcPr>
            <w:tcW w:w="1840" w:type="pct"/>
          </w:tcPr>
          <w:p w14:paraId="6C4574AF" w14:textId="77777777" w:rsidR="005964B4" w:rsidRPr="00105874" w:rsidRDefault="00105874" w:rsidP="0037565A">
            <w:pPr>
              <w:rPr>
                <w:sz w:val="20"/>
                <w:szCs w:val="20"/>
              </w:rPr>
            </w:pPr>
            <w:r w:rsidRPr="00105874">
              <w:rPr>
                <w:sz w:val="20"/>
                <w:szCs w:val="20"/>
              </w:rPr>
              <w:t>761</w:t>
            </w:r>
          </w:p>
        </w:tc>
        <w:tc>
          <w:tcPr>
            <w:tcW w:w="1965" w:type="pct"/>
          </w:tcPr>
          <w:p w14:paraId="3F9A49FF" w14:textId="77777777" w:rsidR="005964B4" w:rsidRPr="00105874" w:rsidRDefault="00105874" w:rsidP="0037565A">
            <w:pPr>
              <w:rPr>
                <w:sz w:val="20"/>
                <w:szCs w:val="20"/>
              </w:rPr>
            </w:pPr>
            <w:r w:rsidRPr="00105874">
              <w:rPr>
                <w:sz w:val="20"/>
                <w:szCs w:val="20"/>
              </w:rPr>
              <w:t>758</w:t>
            </w:r>
          </w:p>
        </w:tc>
      </w:tr>
      <w:tr w:rsidR="005964B4" w:rsidRPr="0052360E" w14:paraId="3D90C24E" w14:textId="77777777" w:rsidTr="0053115D">
        <w:tc>
          <w:tcPr>
            <w:tcW w:w="1195" w:type="pct"/>
          </w:tcPr>
          <w:p w14:paraId="5F22C5DB" w14:textId="77777777" w:rsidR="005964B4" w:rsidRPr="00105874" w:rsidRDefault="005964B4" w:rsidP="0037565A">
            <w:pPr>
              <w:rPr>
                <w:sz w:val="20"/>
                <w:szCs w:val="20"/>
              </w:rPr>
            </w:pPr>
            <w:r w:rsidRPr="00105874">
              <w:rPr>
                <w:sz w:val="20"/>
                <w:szCs w:val="20"/>
              </w:rPr>
              <w:t>Density (ye/km</w:t>
            </w:r>
            <w:r w:rsidRPr="00105874">
              <w:rPr>
                <w:sz w:val="20"/>
                <w:szCs w:val="20"/>
                <w:vertAlign w:val="superscript"/>
              </w:rPr>
              <w:t>2</w:t>
            </w:r>
            <w:r w:rsidRPr="00105874">
              <w:rPr>
                <w:sz w:val="20"/>
                <w:szCs w:val="20"/>
              </w:rPr>
              <w:t>)</w:t>
            </w:r>
          </w:p>
        </w:tc>
        <w:tc>
          <w:tcPr>
            <w:tcW w:w="1840" w:type="pct"/>
          </w:tcPr>
          <w:p w14:paraId="540D3CD9" w14:textId="77777777" w:rsidR="005964B4" w:rsidRPr="00105874" w:rsidRDefault="00105874" w:rsidP="0037565A">
            <w:pPr>
              <w:rPr>
                <w:sz w:val="20"/>
                <w:szCs w:val="20"/>
              </w:rPr>
            </w:pPr>
            <w:r w:rsidRPr="00105874">
              <w:rPr>
                <w:sz w:val="20"/>
                <w:szCs w:val="20"/>
              </w:rPr>
              <w:t>1242</w:t>
            </w:r>
          </w:p>
        </w:tc>
        <w:tc>
          <w:tcPr>
            <w:tcW w:w="1965" w:type="pct"/>
          </w:tcPr>
          <w:p w14:paraId="1AE425F4" w14:textId="77777777" w:rsidR="005964B4" w:rsidRPr="00105874" w:rsidRDefault="00105874" w:rsidP="0037565A">
            <w:pPr>
              <w:rPr>
                <w:sz w:val="20"/>
                <w:szCs w:val="20"/>
              </w:rPr>
            </w:pPr>
            <w:r w:rsidRPr="00105874">
              <w:rPr>
                <w:sz w:val="20"/>
                <w:szCs w:val="20"/>
              </w:rPr>
              <w:t>1138</w:t>
            </w:r>
          </w:p>
        </w:tc>
      </w:tr>
      <w:tr w:rsidR="005964B4" w:rsidRPr="0052360E" w14:paraId="2DAE2F01" w14:textId="77777777" w:rsidTr="0053115D">
        <w:tc>
          <w:tcPr>
            <w:tcW w:w="1195" w:type="pct"/>
          </w:tcPr>
          <w:p w14:paraId="757AFACE" w14:textId="77777777" w:rsidR="005964B4" w:rsidRPr="00105874" w:rsidRDefault="005964B4" w:rsidP="0037565A">
            <w:pPr>
              <w:rPr>
                <w:sz w:val="20"/>
                <w:szCs w:val="20"/>
              </w:rPr>
            </w:pPr>
            <w:r w:rsidRPr="00105874">
              <w:rPr>
                <w:sz w:val="20"/>
                <w:szCs w:val="20"/>
              </w:rPr>
              <w:t>D LCL (ye/km</w:t>
            </w:r>
            <w:r w:rsidRPr="00105874">
              <w:rPr>
                <w:sz w:val="20"/>
                <w:szCs w:val="20"/>
                <w:vertAlign w:val="superscript"/>
              </w:rPr>
              <w:t>2</w:t>
            </w:r>
            <w:r w:rsidRPr="00105874">
              <w:rPr>
                <w:sz w:val="20"/>
                <w:szCs w:val="20"/>
              </w:rPr>
              <w:t>)</w:t>
            </w:r>
          </w:p>
        </w:tc>
        <w:tc>
          <w:tcPr>
            <w:tcW w:w="1840" w:type="pct"/>
          </w:tcPr>
          <w:p w14:paraId="09F4B430" w14:textId="77777777" w:rsidR="005964B4" w:rsidRPr="00105874" w:rsidRDefault="00105874" w:rsidP="0037565A">
            <w:pPr>
              <w:rPr>
                <w:sz w:val="20"/>
                <w:szCs w:val="20"/>
              </w:rPr>
            </w:pPr>
            <w:r w:rsidRPr="00105874">
              <w:rPr>
                <w:sz w:val="20"/>
                <w:szCs w:val="20"/>
              </w:rPr>
              <w:t>866</w:t>
            </w:r>
          </w:p>
        </w:tc>
        <w:tc>
          <w:tcPr>
            <w:tcW w:w="1965" w:type="pct"/>
          </w:tcPr>
          <w:p w14:paraId="0BB158F4" w14:textId="77777777" w:rsidR="005964B4" w:rsidRPr="00105874" w:rsidRDefault="00105874" w:rsidP="0037565A">
            <w:pPr>
              <w:rPr>
                <w:sz w:val="20"/>
                <w:szCs w:val="20"/>
              </w:rPr>
            </w:pPr>
            <w:r w:rsidRPr="00105874">
              <w:rPr>
                <w:sz w:val="20"/>
                <w:szCs w:val="20"/>
              </w:rPr>
              <w:t>865</w:t>
            </w:r>
          </w:p>
        </w:tc>
      </w:tr>
      <w:tr w:rsidR="005964B4" w:rsidRPr="0052360E" w14:paraId="60903B9D" w14:textId="77777777" w:rsidTr="0053115D">
        <w:tc>
          <w:tcPr>
            <w:tcW w:w="1195" w:type="pct"/>
          </w:tcPr>
          <w:p w14:paraId="0E4E1335" w14:textId="77777777" w:rsidR="005964B4" w:rsidRPr="00105874" w:rsidRDefault="005964B4" w:rsidP="0037565A">
            <w:pPr>
              <w:rPr>
                <w:sz w:val="20"/>
                <w:szCs w:val="20"/>
              </w:rPr>
            </w:pPr>
            <w:r w:rsidRPr="00105874">
              <w:rPr>
                <w:sz w:val="20"/>
                <w:szCs w:val="20"/>
              </w:rPr>
              <w:t>D UCL (ye/km</w:t>
            </w:r>
            <w:r w:rsidRPr="00105874">
              <w:rPr>
                <w:sz w:val="20"/>
                <w:szCs w:val="20"/>
                <w:vertAlign w:val="superscript"/>
              </w:rPr>
              <w:t>2</w:t>
            </w:r>
            <w:r w:rsidRPr="00105874">
              <w:rPr>
                <w:sz w:val="20"/>
                <w:szCs w:val="20"/>
              </w:rPr>
              <w:t>)</w:t>
            </w:r>
          </w:p>
        </w:tc>
        <w:tc>
          <w:tcPr>
            <w:tcW w:w="1840" w:type="pct"/>
          </w:tcPr>
          <w:p w14:paraId="64438390" w14:textId="77777777" w:rsidR="005964B4" w:rsidRPr="00105874" w:rsidRDefault="00105874" w:rsidP="0037565A">
            <w:pPr>
              <w:rPr>
                <w:sz w:val="20"/>
                <w:szCs w:val="20"/>
              </w:rPr>
            </w:pPr>
            <w:r w:rsidRPr="00105874">
              <w:rPr>
                <w:sz w:val="20"/>
                <w:szCs w:val="20"/>
              </w:rPr>
              <w:t>1782</w:t>
            </w:r>
          </w:p>
        </w:tc>
        <w:tc>
          <w:tcPr>
            <w:tcW w:w="1965" w:type="pct"/>
          </w:tcPr>
          <w:p w14:paraId="0D1B04B5" w14:textId="77777777" w:rsidR="005964B4" w:rsidRPr="00105874" w:rsidRDefault="00105874" w:rsidP="0037565A">
            <w:pPr>
              <w:rPr>
                <w:sz w:val="20"/>
                <w:szCs w:val="20"/>
              </w:rPr>
            </w:pPr>
            <w:r w:rsidRPr="00105874">
              <w:rPr>
                <w:sz w:val="20"/>
                <w:szCs w:val="20"/>
              </w:rPr>
              <w:t>1497</w:t>
            </w:r>
          </w:p>
        </w:tc>
      </w:tr>
      <w:tr w:rsidR="005964B4" w:rsidRPr="0052360E" w14:paraId="0C44CCAD" w14:textId="77777777" w:rsidTr="0053115D">
        <w:tc>
          <w:tcPr>
            <w:tcW w:w="1195" w:type="pct"/>
          </w:tcPr>
          <w:p w14:paraId="184BE827" w14:textId="77777777" w:rsidR="005964B4" w:rsidRPr="00105874" w:rsidRDefault="005964B4" w:rsidP="0037565A">
            <w:pPr>
              <w:rPr>
                <w:sz w:val="20"/>
                <w:szCs w:val="20"/>
              </w:rPr>
            </w:pPr>
            <w:r w:rsidRPr="00105874">
              <w:rPr>
                <w:sz w:val="20"/>
                <w:szCs w:val="20"/>
              </w:rPr>
              <w:t>CV of D</w:t>
            </w:r>
          </w:p>
        </w:tc>
        <w:tc>
          <w:tcPr>
            <w:tcW w:w="1840" w:type="pct"/>
          </w:tcPr>
          <w:p w14:paraId="3315EC25" w14:textId="77777777" w:rsidR="005964B4" w:rsidRPr="00105874" w:rsidRDefault="00105874" w:rsidP="0037565A">
            <w:pPr>
              <w:rPr>
                <w:sz w:val="20"/>
                <w:szCs w:val="20"/>
              </w:rPr>
            </w:pPr>
            <w:r w:rsidRPr="00105874">
              <w:rPr>
                <w:sz w:val="20"/>
                <w:szCs w:val="20"/>
              </w:rPr>
              <w:t>0.18</w:t>
            </w:r>
          </w:p>
        </w:tc>
        <w:tc>
          <w:tcPr>
            <w:tcW w:w="1965" w:type="pct"/>
          </w:tcPr>
          <w:p w14:paraId="6B112852" w14:textId="77777777" w:rsidR="005964B4" w:rsidRPr="00105874" w:rsidRDefault="00105874" w:rsidP="0037565A">
            <w:pPr>
              <w:rPr>
                <w:sz w:val="20"/>
                <w:szCs w:val="20"/>
              </w:rPr>
            </w:pPr>
            <w:r w:rsidRPr="00105874">
              <w:rPr>
                <w:sz w:val="20"/>
                <w:szCs w:val="20"/>
              </w:rPr>
              <w:t>0.14</w:t>
            </w:r>
          </w:p>
        </w:tc>
      </w:tr>
      <w:tr w:rsidR="005964B4" w:rsidRPr="0052360E" w14:paraId="0D2535DF" w14:textId="77777777" w:rsidTr="0053115D">
        <w:trPr>
          <w:trHeight w:val="611"/>
        </w:trPr>
        <w:tc>
          <w:tcPr>
            <w:tcW w:w="1195" w:type="pct"/>
          </w:tcPr>
          <w:p w14:paraId="466CB821" w14:textId="77777777" w:rsidR="005964B4" w:rsidRPr="001B1864" w:rsidRDefault="005964B4" w:rsidP="0037565A">
            <w:pPr>
              <w:rPr>
                <w:sz w:val="20"/>
                <w:szCs w:val="20"/>
              </w:rPr>
            </w:pPr>
            <w:r w:rsidRPr="001B1864">
              <w:rPr>
                <w:sz w:val="20"/>
                <w:szCs w:val="20"/>
              </w:rPr>
              <w:t>Judgement</w:t>
            </w:r>
          </w:p>
        </w:tc>
        <w:tc>
          <w:tcPr>
            <w:tcW w:w="1840" w:type="pct"/>
          </w:tcPr>
          <w:p w14:paraId="53E09511" w14:textId="77777777" w:rsidR="005964B4" w:rsidRPr="001B1864" w:rsidRDefault="001B1864" w:rsidP="0037565A">
            <w:pPr>
              <w:rPr>
                <w:sz w:val="20"/>
                <w:szCs w:val="20"/>
              </w:rPr>
            </w:pPr>
            <w:r w:rsidRPr="001B1864">
              <w:rPr>
                <w:sz w:val="20"/>
                <w:szCs w:val="20"/>
              </w:rPr>
              <w:t>OK shape but not a great fit at some bins</w:t>
            </w:r>
          </w:p>
        </w:tc>
        <w:tc>
          <w:tcPr>
            <w:tcW w:w="1965" w:type="pct"/>
          </w:tcPr>
          <w:p w14:paraId="69C3872A" w14:textId="77777777" w:rsidR="005964B4" w:rsidRPr="001B1864" w:rsidRDefault="001B1864" w:rsidP="0037565A">
            <w:pPr>
              <w:rPr>
                <w:sz w:val="20"/>
                <w:szCs w:val="20"/>
              </w:rPr>
            </w:pPr>
            <w:r w:rsidRPr="001B1864">
              <w:rPr>
                <w:sz w:val="20"/>
                <w:szCs w:val="20"/>
              </w:rPr>
              <w:t>Not a great fit at some bins</w:t>
            </w:r>
          </w:p>
        </w:tc>
      </w:tr>
      <w:tr w:rsidR="005964B4" w:rsidRPr="0052360E" w14:paraId="380B6985" w14:textId="77777777" w:rsidTr="0053115D">
        <w:tc>
          <w:tcPr>
            <w:tcW w:w="1195" w:type="pct"/>
          </w:tcPr>
          <w:p w14:paraId="679056CB" w14:textId="77777777" w:rsidR="005964B4" w:rsidRPr="001B1864" w:rsidRDefault="005964B4" w:rsidP="0037565A">
            <w:pPr>
              <w:rPr>
                <w:sz w:val="20"/>
                <w:szCs w:val="20"/>
              </w:rPr>
            </w:pPr>
            <w:r w:rsidRPr="001B1864">
              <w:rPr>
                <w:sz w:val="20"/>
                <w:szCs w:val="20"/>
              </w:rPr>
              <w:t>X</w:t>
            </w:r>
            <w:r w:rsidRPr="001B1864">
              <w:rPr>
                <w:sz w:val="20"/>
                <w:szCs w:val="20"/>
                <w:vertAlign w:val="superscript"/>
              </w:rPr>
              <w:t>2</w:t>
            </w:r>
            <w:r w:rsidRPr="001B1864">
              <w:rPr>
                <w:sz w:val="20"/>
                <w:szCs w:val="20"/>
              </w:rPr>
              <w:t xml:space="preserve"> P-value</w:t>
            </w:r>
          </w:p>
        </w:tc>
        <w:tc>
          <w:tcPr>
            <w:tcW w:w="1840" w:type="pct"/>
          </w:tcPr>
          <w:p w14:paraId="275E9F16" w14:textId="77777777" w:rsidR="005964B4" w:rsidRPr="001B1864" w:rsidRDefault="001B1864" w:rsidP="009E5F8C">
            <w:pPr>
              <w:rPr>
                <w:sz w:val="20"/>
                <w:szCs w:val="20"/>
              </w:rPr>
            </w:pPr>
            <w:r w:rsidRPr="001B1864">
              <w:rPr>
                <w:sz w:val="20"/>
                <w:szCs w:val="20"/>
              </w:rPr>
              <w:t>0.05</w:t>
            </w:r>
          </w:p>
        </w:tc>
        <w:tc>
          <w:tcPr>
            <w:tcW w:w="1965" w:type="pct"/>
          </w:tcPr>
          <w:p w14:paraId="7409D3B3" w14:textId="77777777" w:rsidR="005964B4" w:rsidRPr="001B1864" w:rsidRDefault="001B1864" w:rsidP="0037565A">
            <w:pPr>
              <w:rPr>
                <w:sz w:val="20"/>
                <w:szCs w:val="20"/>
              </w:rPr>
            </w:pPr>
            <w:r w:rsidRPr="001B1864">
              <w:rPr>
                <w:sz w:val="20"/>
                <w:szCs w:val="20"/>
              </w:rPr>
              <w:t>0.08</w:t>
            </w:r>
          </w:p>
        </w:tc>
      </w:tr>
      <w:tr w:rsidR="005964B4" w:rsidRPr="0052360E" w14:paraId="26A53A95" w14:textId="77777777" w:rsidTr="0053115D">
        <w:trPr>
          <w:trHeight w:val="350"/>
        </w:trPr>
        <w:tc>
          <w:tcPr>
            <w:tcW w:w="1195" w:type="pct"/>
          </w:tcPr>
          <w:p w14:paraId="28DBF7F2" w14:textId="77777777" w:rsidR="005964B4" w:rsidRPr="001B1864" w:rsidRDefault="005964B4" w:rsidP="0037565A">
            <w:pPr>
              <w:rPr>
                <w:sz w:val="20"/>
                <w:szCs w:val="20"/>
              </w:rPr>
            </w:pPr>
            <w:r w:rsidRPr="001B1864">
              <w:rPr>
                <w:sz w:val="20"/>
                <w:szCs w:val="20"/>
              </w:rPr>
              <w:t># parameters</w:t>
            </w:r>
          </w:p>
        </w:tc>
        <w:tc>
          <w:tcPr>
            <w:tcW w:w="1840" w:type="pct"/>
          </w:tcPr>
          <w:p w14:paraId="19C3D695" w14:textId="77777777" w:rsidR="005964B4" w:rsidRPr="001B1864" w:rsidRDefault="001B1864" w:rsidP="0037565A">
            <w:pPr>
              <w:rPr>
                <w:sz w:val="20"/>
                <w:szCs w:val="20"/>
              </w:rPr>
            </w:pPr>
            <w:r w:rsidRPr="001B1864">
              <w:rPr>
                <w:sz w:val="20"/>
                <w:szCs w:val="20"/>
              </w:rPr>
              <w:t>2</w:t>
            </w:r>
          </w:p>
        </w:tc>
        <w:tc>
          <w:tcPr>
            <w:tcW w:w="1965" w:type="pct"/>
          </w:tcPr>
          <w:p w14:paraId="090BD98A" w14:textId="77777777" w:rsidR="005964B4" w:rsidRPr="001B1864" w:rsidRDefault="001B1864" w:rsidP="0037565A">
            <w:pPr>
              <w:rPr>
                <w:sz w:val="20"/>
                <w:szCs w:val="20"/>
              </w:rPr>
            </w:pPr>
            <w:r w:rsidRPr="001B1864">
              <w:rPr>
                <w:sz w:val="20"/>
                <w:szCs w:val="20"/>
              </w:rPr>
              <w:t>1</w:t>
            </w:r>
          </w:p>
        </w:tc>
      </w:tr>
      <w:tr w:rsidR="005964B4" w:rsidRPr="0052360E" w14:paraId="46FB3E9D" w14:textId="77777777" w:rsidTr="0053115D">
        <w:tc>
          <w:tcPr>
            <w:tcW w:w="1195" w:type="pct"/>
          </w:tcPr>
          <w:p w14:paraId="2BC5297E" w14:textId="77777777" w:rsidR="005964B4" w:rsidRPr="001B1864" w:rsidRDefault="005964B4" w:rsidP="0037565A">
            <w:pPr>
              <w:rPr>
                <w:sz w:val="20"/>
                <w:szCs w:val="20"/>
              </w:rPr>
            </w:pPr>
            <w:r w:rsidRPr="001B1864">
              <w:rPr>
                <w:sz w:val="20"/>
                <w:szCs w:val="20"/>
              </w:rPr>
              <w:t>warnings</w:t>
            </w:r>
          </w:p>
        </w:tc>
        <w:tc>
          <w:tcPr>
            <w:tcW w:w="1840" w:type="pct"/>
          </w:tcPr>
          <w:p w14:paraId="45D58590" w14:textId="77777777" w:rsidR="005964B4" w:rsidRPr="001B1864" w:rsidRDefault="00B80C06" w:rsidP="0037565A">
            <w:pPr>
              <w:rPr>
                <w:sz w:val="20"/>
                <w:szCs w:val="20"/>
              </w:rPr>
            </w:pPr>
            <w:r w:rsidRPr="001B1864">
              <w:rPr>
                <w:i/>
              </w:rPr>
              <w:t>Parameters being constrained to monotonicity</w:t>
            </w:r>
          </w:p>
        </w:tc>
        <w:tc>
          <w:tcPr>
            <w:tcW w:w="1965" w:type="pct"/>
          </w:tcPr>
          <w:p w14:paraId="2B71C765" w14:textId="77777777" w:rsidR="005964B4" w:rsidRPr="001B1864" w:rsidRDefault="001B1864" w:rsidP="0037565A">
            <w:pPr>
              <w:rPr>
                <w:sz w:val="20"/>
                <w:szCs w:val="20"/>
              </w:rPr>
            </w:pPr>
            <w:r w:rsidRPr="001B1864">
              <w:rPr>
                <w:i/>
              </w:rPr>
              <w:t>None</w:t>
            </w:r>
          </w:p>
        </w:tc>
      </w:tr>
    </w:tbl>
    <w:p w14:paraId="2F9DED78" w14:textId="77777777" w:rsidR="0013623B" w:rsidRPr="0052360E" w:rsidRDefault="0013623B">
      <w:pPr>
        <w:rPr>
          <w:highlight w:val="yellow"/>
        </w:rPr>
        <w:sectPr w:rsidR="0013623B" w:rsidRPr="0052360E">
          <w:pgSz w:w="12240" w:h="15840"/>
          <w:pgMar w:top="1440" w:right="1440" w:bottom="1440" w:left="1440" w:header="720" w:footer="720" w:gutter="0"/>
          <w:cols w:space="720"/>
          <w:docGrid w:linePitch="360"/>
        </w:sectPr>
      </w:pPr>
    </w:p>
    <w:tbl>
      <w:tblPr>
        <w:tblStyle w:val="TableGrid"/>
        <w:tblpPr w:leftFromText="180" w:rightFromText="180" w:vertAnchor="text" w:horzAnchor="margin" w:tblpY="76"/>
        <w:tblW w:w="5000" w:type="pct"/>
        <w:tblLook w:val="04A0" w:firstRow="1" w:lastRow="0" w:firstColumn="1" w:lastColumn="0" w:noHBand="0" w:noVBand="1"/>
      </w:tblPr>
      <w:tblGrid>
        <w:gridCol w:w="2234"/>
        <w:gridCol w:w="3441"/>
        <w:gridCol w:w="3675"/>
      </w:tblGrid>
      <w:tr w:rsidR="001B316F" w:rsidRPr="0052360E" w14:paraId="55969920" w14:textId="77777777" w:rsidTr="00E673F3">
        <w:tc>
          <w:tcPr>
            <w:tcW w:w="5000" w:type="pct"/>
            <w:gridSpan w:val="3"/>
          </w:tcPr>
          <w:p w14:paraId="58ABE5AA" w14:textId="77777777" w:rsidR="001B316F" w:rsidRPr="001844F6" w:rsidRDefault="001B316F" w:rsidP="00E673F3">
            <w:pPr>
              <w:rPr>
                <w:b/>
                <w:i/>
                <w:sz w:val="20"/>
                <w:szCs w:val="20"/>
              </w:rPr>
            </w:pPr>
            <w:r w:rsidRPr="001844F6">
              <w:rPr>
                <w:b/>
                <w:i/>
              </w:rPr>
              <w:lastRenderedPageBreak/>
              <w:t>Appendix 1.</w:t>
            </w:r>
            <w:r w:rsidR="00E673F3" w:rsidRPr="001844F6">
              <w:rPr>
                <w:b/>
                <w:i/>
              </w:rPr>
              <w:t>H</w:t>
            </w:r>
            <w:r w:rsidRPr="001844F6">
              <w:rPr>
                <w:b/>
                <w:i/>
              </w:rPr>
              <w:t xml:space="preserve">.  </w:t>
            </w:r>
            <w:r w:rsidR="00716D9A" w:rsidRPr="001844F6">
              <w:rPr>
                <w:b/>
                <w:i/>
              </w:rPr>
              <w:t>1.5 ft bins,  truncation after 12</w:t>
            </w:r>
            <w:r w:rsidRPr="001844F6">
              <w:rPr>
                <w:b/>
                <w:i/>
              </w:rPr>
              <w:t xml:space="preserve"> ft</w:t>
            </w:r>
            <w:r w:rsidR="001844F6" w:rsidRPr="001844F6">
              <w:rPr>
                <w:b/>
                <w:i/>
              </w:rPr>
              <w:t xml:space="preserve"> bin, 159 observations, width 12</w:t>
            </w:r>
            <w:r w:rsidR="00E673F3" w:rsidRPr="001844F6">
              <w:rPr>
                <w:b/>
                <w:i/>
              </w:rPr>
              <w:t xml:space="preserve"> ft</w:t>
            </w:r>
          </w:p>
        </w:tc>
      </w:tr>
      <w:tr w:rsidR="001B316F" w:rsidRPr="0052360E" w14:paraId="5F56A1B6" w14:textId="77777777" w:rsidTr="00E673F3">
        <w:tc>
          <w:tcPr>
            <w:tcW w:w="1195" w:type="pct"/>
          </w:tcPr>
          <w:p w14:paraId="0D7D4FD2" w14:textId="77777777" w:rsidR="001B316F" w:rsidRPr="001844F6" w:rsidRDefault="001B316F" w:rsidP="001B316F">
            <w:pPr>
              <w:rPr>
                <w:sz w:val="20"/>
                <w:szCs w:val="20"/>
              </w:rPr>
            </w:pPr>
          </w:p>
        </w:tc>
        <w:tc>
          <w:tcPr>
            <w:tcW w:w="1840" w:type="pct"/>
          </w:tcPr>
          <w:p w14:paraId="1B6BF40C" w14:textId="77777777" w:rsidR="001B316F" w:rsidRPr="001844F6" w:rsidRDefault="001B316F" w:rsidP="001B316F">
            <w:pPr>
              <w:rPr>
                <w:b/>
                <w:sz w:val="20"/>
                <w:szCs w:val="20"/>
              </w:rPr>
            </w:pPr>
            <w:r w:rsidRPr="001844F6">
              <w:rPr>
                <w:b/>
                <w:sz w:val="20"/>
                <w:szCs w:val="20"/>
              </w:rPr>
              <w:t>Hazard rate cosine</w:t>
            </w:r>
          </w:p>
        </w:tc>
        <w:tc>
          <w:tcPr>
            <w:tcW w:w="1965" w:type="pct"/>
          </w:tcPr>
          <w:p w14:paraId="177E3226" w14:textId="77777777" w:rsidR="001B316F" w:rsidRPr="001844F6" w:rsidRDefault="001B316F" w:rsidP="001B316F">
            <w:pPr>
              <w:rPr>
                <w:b/>
                <w:sz w:val="20"/>
                <w:szCs w:val="20"/>
              </w:rPr>
            </w:pPr>
            <w:r w:rsidRPr="001844F6">
              <w:rPr>
                <w:b/>
                <w:sz w:val="20"/>
                <w:szCs w:val="20"/>
              </w:rPr>
              <w:t>Half normal cosine</w:t>
            </w:r>
          </w:p>
        </w:tc>
      </w:tr>
      <w:tr w:rsidR="001B316F" w:rsidRPr="0052360E" w14:paraId="75343540" w14:textId="77777777" w:rsidTr="00E673F3">
        <w:tc>
          <w:tcPr>
            <w:tcW w:w="1195" w:type="pct"/>
          </w:tcPr>
          <w:p w14:paraId="1986AF04" w14:textId="77777777" w:rsidR="001B316F" w:rsidRPr="001844F6" w:rsidRDefault="001B316F" w:rsidP="001B316F">
            <w:pPr>
              <w:rPr>
                <w:sz w:val="20"/>
                <w:szCs w:val="20"/>
              </w:rPr>
            </w:pPr>
            <w:r w:rsidRPr="001844F6">
              <w:rPr>
                <w:sz w:val="20"/>
                <w:szCs w:val="20"/>
              </w:rPr>
              <w:t>AIC</w:t>
            </w:r>
          </w:p>
        </w:tc>
        <w:tc>
          <w:tcPr>
            <w:tcW w:w="1840" w:type="pct"/>
          </w:tcPr>
          <w:p w14:paraId="5EF4F582" w14:textId="77777777" w:rsidR="001B316F" w:rsidRPr="001844F6" w:rsidRDefault="00716D9A" w:rsidP="001B316F">
            <w:pPr>
              <w:rPr>
                <w:sz w:val="20"/>
                <w:szCs w:val="20"/>
              </w:rPr>
            </w:pPr>
            <w:r w:rsidRPr="001844F6">
              <w:rPr>
                <w:sz w:val="20"/>
                <w:szCs w:val="20"/>
              </w:rPr>
              <w:t>634</w:t>
            </w:r>
          </w:p>
        </w:tc>
        <w:tc>
          <w:tcPr>
            <w:tcW w:w="1965" w:type="pct"/>
          </w:tcPr>
          <w:p w14:paraId="767B59E2" w14:textId="77777777" w:rsidR="001B316F" w:rsidRPr="001844F6" w:rsidRDefault="00716D9A" w:rsidP="001B316F">
            <w:pPr>
              <w:rPr>
                <w:sz w:val="20"/>
                <w:szCs w:val="20"/>
              </w:rPr>
            </w:pPr>
            <w:r w:rsidRPr="001844F6">
              <w:rPr>
                <w:sz w:val="20"/>
                <w:szCs w:val="20"/>
              </w:rPr>
              <w:t>630</w:t>
            </w:r>
          </w:p>
        </w:tc>
      </w:tr>
      <w:tr w:rsidR="001B316F" w:rsidRPr="0052360E" w14:paraId="4F420CEF" w14:textId="77777777" w:rsidTr="00E673F3">
        <w:tc>
          <w:tcPr>
            <w:tcW w:w="1195" w:type="pct"/>
          </w:tcPr>
          <w:p w14:paraId="6EEBC5B8" w14:textId="77777777" w:rsidR="001B316F" w:rsidRPr="001844F6" w:rsidRDefault="001B316F" w:rsidP="001B316F">
            <w:pPr>
              <w:rPr>
                <w:sz w:val="20"/>
                <w:szCs w:val="20"/>
              </w:rPr>
            </w:pPr>
            <w:r w:rsidRPr="001844F6">
              <w:rPr>
                <w:sz w:val="20"/>
                <w:szCs w:val="20"/>
              </w:rPr>
              <w:t>Density (ye/km</w:t>
            </w:r>
            <w:r w:rsidRPr="001844F6">
              <w:rPr>
                <w:sz w:val="20"/>
                <w:szCs w:val="20"/>
                <w:vertAlign w:val="superscript"/>
              </w:rPr>
              <w:t>2</w:t>
            </w:r>
            <w:r w:rsidRPr="001844F6">
              <w:rPr>
                <w:sz w:val="20"/>
                <w:szCs w:val="20"/>
              </w:rPr>
              <w:t>)</w:t>
            </w:r>
          </w:p>
        </w:tc>
        <w:tc>
          <w:tcPr>
            <w:tcW w:w="1840" w:type="pct"/>
          </w:tcPr>
          <w:p w14:paraId="660D0C38" w14:textId="77777777" w:rsidR="001B316F" w:rsidRPr="001844F6" w:rsidRDefault="00716D9A" w:rsidP="001B316F">
            <w:pPr>
              <w:rPr>
                <w:sz w:val="20"/>
                <w:szCs w:val="20"/>
              </w:rPr>
            </w:pPr>
            <w:r w:rsidRPr="001844F6">
              <w:rPr>
                <w:sz w:val="20"/>
                <w:szCs w:val="20"/>
              </w:rPr>
              <w:t>1220</w:t>
            </w:r>
          </w:p>
        </w:tc>
        <w:tc>
          <w:tcPr>
            <w:tcW w:w="1965" w:type="pct"/>
          </w:tcPr>
          <w:p w14:paraId="1D9A9B3C" w14:textId="77777777" w:rsidR="001B316F" w:rsidRPr="001844F6" w:rsidRDefault="00716D9A" w:rsidP="001B316F">
            <w:pPr>
              <w:rPr>
                <w:sz w:val="20"/>
                <w:szCs w:val="20"/>
              </w:rPr>
            </w:pPr>
            <w:r w:rsidRPr="001844F6">
              <w:rPr>
                <w:sz w:val="20"/>
                <w:szCs w:val="20"/>
              </w:rPr>
              <w:t>1137</w:t>
            </w:r>
          </w:p>
        </w:tc>
      </w:tr>
      <w:tr w:rsidR="001B316F" w:rsidRPr="0052360E" w14:paraId="7F40DF34" w14:textId="77777777" w:rsidTr="00E673F3">
        <w:tc>
          <w:tcPr>
            <w:tcW w:w="1195" w:type="pct"/>
          </w:tcPr>
          <w:p w14:paraId="33F7193F" w14:textId="77777777" w:rsidR="001B316F" w:rsidRPr="001844F6" w:rsidRDefault="001B316F" w:rsidP="001B316F">
            <w:pPr>
              <w:rPr>
                <w:sz w:val="20"/>
                <w:szCs w:val="20"/>
              </w:rPr>
            </w:pPr>
            <w:r w:rsidRPr="001844F6">
              <w:rPr>
                <w:sz w:val="20"/>
                <w:szCs w:val="20"/>
              </w:rPr>
              <w:t>D LCL (ye/km</w:t>
            </w:r>
            <w:r w:rsidRPr="001844F6">
              <w:rPr>
                <w:sz w:val="20"/>
                <w:szCs w:val="20"/>
                <w:vertAlign w:val="superscript"/>
              </w:rPr>
              <w:t>2</w:t>
            </w:r>
            <w:r w:rsidRPr="001844F6">
              <w:rPr>
                <w:sz w:val="20"/>
                <w:szCs w:val="20"/>
              </w:rPr>
              <w:t>)</w:t>
            </w:r>
          </w:p>
        </w:tc>
        <w:tc>
          <w:tcPr>
            <w:tcW w:w="1840" w:type="pct"/>
          </w:tcPr>
          <w:p w14:paraId="2990595C" w14:textId="77777777" w:rsidR="001B316F" w:rsidRPr="001844F6" w:rsidRDefault="00716D9A" w:rsidP="001B316F">
            <w:pPr>
              <w:rPr>
                <w:sz w:val="20"/>
                <w:szCs w:val="20"/>
              </w:rPr>
            </w:pPr>
            <w:r w:rsidRPr="001844F6">
              <w:rPr>
                <w:sz w:val="20"/>
                <w:szCs w:val="20"/>
              </w:rPr>
              <w:t>847</w:t>
            </w:r>
          </w:p>
        </w:tc>
        <w:tc>
          <w:tcPr>
            <w:tcW w:w="1965" w:type="pct"/>
          </w:tcPr>
          <w:p w14:paraId="21C0DF3D" w14:textId="77777777" w:rsidR="001B316F" w:rsidRPr="001844F6" w:rsidRDefault="00716D9A" w:rsidP="001B316F">
            <w:pPr>
              <w:rPr>
                <w:sz w:val="20"/>
                <w:szCs w:val="20"/>
              </w:rPr>
            </w:pPr>
            <w:r w:rsidRPr="001844F6">
              <w:rPr>
                <w:sz w:val="20"/>
                <w:szCs w:val="20"/>
              </w:rPr>
              <w:t>864</w:t>
            </w:r>
          </w:p>
        </w:tc>
      </w:tr>
      <w:tr w:rsidR="001B316F" w:rsidRPr="0052360E" w14:paraId="0CBAFE0C" w14:textId="77777777" w:rsidTr="00E673F3">
        <w:tc>
          <w:tcPr>
            <w:tcW w:w="1195" w:type="pct"/>
          </w:tcPr>
          <w:p w14:paraId="76BFC8FF" w14:textId="77777777" w:rsidR="001B316F" w:rsidRPr="001844F6" w:rsidRDefault="001B316F" w:rsidP="001B316F">
            <w:pPr>
              <w:rPr>
                <w:sz w:val="20"/>
                <w:szCs w:val="20"/>
              </w:rPr>
            </w:pPr>
            <w:r w:rsidRPr="001844F6">
              <w:rPr>
                <w:sz w:val="20"/>
                <w:szCs w:val="20"/>
              </w:rPr>
              <w:t>D UCL (ye/km</w:t>
            </w:r>
            <w:r w:rsidRPr="001844F6">
              <w:rPr>
                <w:sz w:val="20"/>
                <w:szCs w:val="20"/>
                <w:vertAlign w:val="superscript"/>
              </w:rPr>
              <w:t>2</w:t>
            </w:r>
            <w:r w:rsidRPr="001844F6">
              <w:rPr>
                <w:sz w:val="20"/>
                <w:szCs w:val="20"/>
              </w:rPr>
              <w:t>)</w:t>
            </w:r>
          </w:p>
        </w:tc>
        <w:tc>
          <w:tcPr>
            <w:tcW w:w="1840" w:type="pct"/>
          </w:tcPr>
          <w:p w14:paraId="368EC943" w14:textId="77777777" w:rsidR="001B316F" w:rsidRPr="001844F6" w:rsidRDefault="00716D9A" w:rsidP="001B316F">
            <w:pPr>
              <w:rPr>
                <w:sz w:val="20"/>
                <w:szCs w:val="20"/>
              </w:rPr>
            </w:pPr>
            <w:r w:rsidRPr="001844F6">
              <w:rPr>
                <w:sz w:val="20"/>
                <w:szCs w:val="20"/>
              </w:rPr>
              <w:t>1757</w:t>
            </w:r>
          </w:p>
        </w:tc>
        <w:tc>
          <w:tcPr>
            <w:tcW w:w="1965" w:type="pct"/>
          </w:tcPr>
          <w:p w14:paraId="1ECBD51A" w14:textId="77777777" w:rsidR="001B316F" w:rsidRPr="001844F6" w:rsidRDefault="00716D9A" w:rsidP="001B316F">
            <w:pPr>
              <w:rPr>
                <w:sz w:val="20"/>
                <w:szCs w:val="20"/>
              </w:rPr>
            </w:pPr>
            <w:r w:rsidRPr="001844F6">
              <w:rPr>
                <w:sz w:val="20"/>
                <w:szCs w:val="20"/>
              </w:rPr>
              <w:t>1496</w:t>
            </w:r>
          </w:p>
        </w:tc>
      </w:tr>
      <w:tr w:rsidR="001B316F" w:rsidRPr="0052360E" w14:paraId="7F9691A9" w14:textId="77777777" w:rsidTr="00E673F3">
        <w:tc>
          <w:tcPr>
            <w:tcW w:w="1195" w:type="pct"/>
          </w:tcPr>
          <w:p w14:paraId="7CB0BD4A" w14:textId="77777777" w:rsidR="001B316F" w:rsidRPr="001844F6" w:rsidRDefault="001B316F" w:rsidP="001B316F">
            <w:pPr>
              <w:rPr>
                <w:sz w:val="20"/>
                <w:szCs w:val="20"/>
              </w:rPr>
            </w:pPr>
            <w:r w:rsidRPr="001844F6">
              <w:rPr>
                <w:sz w:val="20"/>
                <w:szCs w:val="20"/>
              </w:rPr>
              <w:t>CV of D</w:t>
            </w:r>
          </w:p>
        </w:tc>
        <w:tc>
          <w:tcPr>
            <w:tcW w:w="1840" w:type="pct"/>
          </w:tcPr>
          <w:p w14:paraId="235AC329" w14:textId="77777777" w:rsidR="001B316F" w:rsidRPr="001844F6" w:rsidRDefault="00716D9A" w:rsidP="001B316F">
            <w:pPr>
              <w:rPr>
                <w:sz w:val="20"/>
                <w:szCs w:val="20"/>
              </w:rPr>
            </w:pPr>
            <w:r w:rsidRPr="001844F6">
              <w:rPr>
                <w:sz w:val="20"/>
                <w:szCs w:val="20"/>
              </w:rPr>
              <w:t>0.19</w:t>
            </w:r>
          </w:p>
        </w:tc>
        <w:tc>
          <w:tcPr>
            <w:tcW w:w="1965" w:type="pct"/>
          </w:tcPr>
          <w:p w14:paraId="6BFDB85C" w14:textId="77777777" w:rsidR="001B316F" w:rsidRPr="001844F6" w:rsidRDefault="00716D9A" w:rsidP="001B316F">
            <w:pPr>
              <w:rPr>
                <w:sz w:val="20"/>
                <w:szCs w:val="20"/>
              </w:rPr>
            </w:pPr>
            <w:r w:rsidRPr="001844F6">
              <w:rPr>
                <w:sz w:val="20"/>
                <w:szCs w:val="20"/>
              </w:rPr>
              <w:t>0.14</w:t>
            </w:r>
          </w:p>
        </w:tc>
      </w:tr>
      <w:tr w:rsidR="001B316F" w:rsidRPr="0052360E" w14:paraId="5A617B06" w14:textId="77777777" w:rsidTr="00E673F3">
        <w:trPr>
          <w:trHeight w:val="611"/>
        </w:trPr>
        <w:tc>
          <w:tcPr>
            <w:tcW w:w="1195" w:type="pct"/>
          </w:tcPr>
          <w:p w14:paraId="4E5F047E" w14:textId="77777777" w:rsidR="001B316F" w:rsidRPr="001844F6" w:rsidRDefault="001B316F" w:rsidP="001B316F">
            <w:pPr>
              <w:rPr>
                <w:sz w:val="20"/>
                <w:szCs w:val="20"/>
              </w:rPr>
            </w:pPr>
            <w:r w:rsidRPr="001844F6">
              <w:rPr>
                <w:sz w:val="20"/>
                <w:szCs w:val="20"/>
              </w:rPr>
              <w:t>Judgement</w:t>
            </w:r>
          </w:p>
        </w:tc>
        <w:tc>
          <w:tcPr>
            <w:tcW w:w="1840" w:type="pct"/>
          </w:tcPr>
          <w:p w14:paraId="2E3C389B" w14:textId="77777777" w:rsidR="001B316F" w:rsidRPr="001844F6" w:rsidRDefault="001844F6" w:rsidP="001844F6">
            <w:pPr>
              <w:rPr>
                <w:sz w:val="20"/>
                <w:szCs w:val="20"/>
              </w:rPr>
            </w:pPr>
            <w:r w:rsidRPr="001844F6">
              <w:rPr>
                <w:sz w:val="20"/>
                <w:szCs w:val="20"/>
              </w:rPr>
              <w:t>Good shoulder, good shape, and fit</w:t>
            </w:r>
          </w:p>
        </w:tc>
        <w:tc>
          <w:tcPr>
            <w:tcW w:w="1965" w:type="pct"/>
          </w:tcPr>
          <w:p w14:paraId="57545C30" w14:textId="77777777" w:rsidR="001B316F" w:rsidRPr="001844F6" w:rsidRDefault="00D64962" w:rsidP="00716D9A">
            <w:pPr>
              <w:rPr>
                <w:sz w:val="20"/>
                <w:szCs w:val="20"/>
              </w:rPr>
            </w:pPr>
            <w:r w:rsidRPr="001844F6">
              <w:rPr>
                <w:sz w:val="20"/>
                <w:szCs w:val="20"/>
              </w:rPr>
              <w:t xml:space="preserve"> </w:t>
            </w:r>
            <w:r w:rsidR="00716D9A" w:rsidRPr="001844F6">
              <w:rPr>
                <w:sz w:val="20"/>
                <w:szCs w:val="20"/>
              </w:rPr>
              <w:t>OK shoulder, good fit and shape</w:t>
            </w:r>
          </w:p>
        </w:tc>
      </w:tr>
      <w:tr w:rsidR="001B316F" w:rsidRPr="0052360E" w14:paraId="20AE511D" w14:textId="77777777" w:rsidTr="00E673F3">
        <w:tc>
          <w:tcPr>
            <w:tcW w:w="1195" w:type="pct"/>
          </w:tcPr>
          <w:p w14:paraId="68B969FF" w14:textId="77777777" w:rsidR="001B316F" w:rsidRPr="001844F6" w:rsidRDefault="001B316F" w:rsidP="001B316F">
            <w:pPr>
              <w:rPr>
                <w:sz w:val="20"/>
                <w:szCs w:val="20"/>
              </w:rPr>
            </w:pPr>
            <w:r w:rsidRPr="001844F6">
              <w:rPr>
                <w:sz w:val="20"/>
                <w:szCs w:val="20"/>
              </w:rPr>
              <w:t>X</w:t>
            </w:r>
            <w:r w:rsidRPr="001844F6">
              <w:rPr>
                <w:sz w:val="20"/>
                <w:szCs w:val="20"/>
                <w:vertAlign w:val="superscript"/>
              </w:rPr>
              <w:t>2</w:t>
            </w:r>
            <w:r w:rsidRPr="001844F6">
              <w:rPr>
                <w:sz w:val="20"/>
                <w:szCs w:val="20"/>
              </w:rPr>
              <w:t xml:space="preserve"> P-value</w:t>
            </w:r>
          </w:p>
        </w:tc>
        <w:tc>
          <w:tcPr>
            <w:tcW w:w="1840" w:type="pct"/>
          </w:tcPr>
          <w:p w14:paraId="2C244D28" w14:textId="77777777" w:rsidR="001B316F" w:rsidRPr="001844F6" w:rsidRDefault="00716D9A" w:rsidP="00E673F3">
            <w:pPr>
              <w:rPr>
                <w:sz w:val="20"/>
                <w:szCs w:val="20"/>
              </w:rPr>
            </w:pPr>
            <w:r w:rsidRPr="001844F6">
              <w:rPr>
                <w:sz w:val="20"/>
                <w:szCs w:val="20"/>
              </w:rPr>
              <w:t>0.</w:t>
            </w:r>
            <w:r w:rsidR="001844F6" w:rsidRPr="001844F6">
              <w:rPr>
                <w:sz w:val="20"/>
                <w:szCs w:val="20"/>
              </w:rPr>
              <w:t>15</w:t>
            </w:r>
          </w:p>
        </w:tc>
        <w:tc>
          <w:tcPr>
            <w:tcW w:w="1965" w:type="pct"/>
          </w:tcPr>
          <w:p w14:paraId="07B0B221" w14:textId="77777777" w:rsidR="001B316F" w:rsidRPr="001844F6" w:rsidRDefault="00716D9A" w:rsidP="001B316F">
            <w:pPr>
              <w:rPr>
                <w:sz w:val="20"/>
                <w:szCs w:val="20"/>
              </w:rPr>
            </w:pPr>
            <w:r w:rsidRPr="001844F6">
              <w:rPr>
                <w:sz w:val="20"/>
                <w:szCs w:val="20"/>
              </w:rPr>
              <w:t>0.</w:t>
            </w:r>
            <w:r w:rsidR="001844F6" w:rsidRPr="001844F6">
              <w:rPr>
                <w:sz w:val="20"/>
                <w:szCs w:val="20"/>
              </w:rPr>
              <w:t>32</w:t>
            </w:r>
          </w:p>
        </w:tc>
      </w:tr>
      <w:tr w:rsidR="001B316F" w:rsidRPr="0052360E" w14:paraId="54CE91F8" w14:textId="77777777" w:rsidTr="001844F6">
        <w:trPr>
          <w:trHeight w:val="365"/>
        </w:trPr>
        <w:tc>
          <w:tcPr>
            <w:tcW w:w="1195" w:type="pct"/>
          </w:tcPr>
          <w:p w14:paraId="5A6A970E" w14:textId="77777777" w:rsidR="001B316F" w:rsidRPr="001844F6" w:rsidRDefault="001B316F" w:rsidP="001B316F">
            <w:pPr>
              <w:rPr>
                <w:sz w:val="20"/>
                <w:szCs w:val="20"/>
              </w:rPr>
            </w:pPr>
            <w:r w:rsidRPr="001844F6">
              <w:rPr>
                <w:sz w:val="20"/>
                <w:szCs w:val="20"/>
              </w:rPr>
              <w:t># parameters</w:t>
            </w:r>
          </w:p>
        </w:tc>
        <w:tc>
          <w:tcPr>
            <w:tcW w:w="1840" w:type="pct"/>
          </w:tcPr>
          <w:p w14:paraId="4631E5E7" w14:textId="77777777" w:rsidR="001B316F" w:rsidRPr="001844F6" w:rsidRDefault="00716D9A" w:rsidP="001B316F">
            <w:pPr>
              <w:rPr>
                <w:sz w:val="20"/>
                <w:szCs w:val="20"/>
              </w:rPr>
            </w:pPr>
            <w:r w:rsidRPr="001844F6">
              <w:rPr>
                <w:sz w:val="20"/>
                <w:szCs w:val="20"/>
              </w:rPr>
              <w:t>2</w:t>
            </w:r>
          </w:p>
        </w:tc>
        <w:tc>
          <w:tcPr>
            <w:tcW w:w="1965" w:type="pct"/>
          </w:tcPr>
          <w:p w14:paraId="034DA564" w14:textId="77777777" w:rsidR="001B316F" w:rsidRPr="001844F6" w:rsidRDefault="00D64962" w:rsidP="001B316F">
            <w:pPr>
              <w:rPr>
                <w:sz w:val="20"/>
                <w:szCs w:val="20"/>
              </w:rPr>
            </w:pPr>
            <w:r w:rsidRPr="001844F6">
              <w:rPr>
                <w:sz w:val="20"/>
                <w:szCs w:val="20"/>
              </w:rPr>
              <w:t>1</w:t>
            </w:r>
          </w:p>
        </w:tc>
      </w:tr>
      <w:tr w:rsidR="001B316F" w:rsidRPr="0052360E" w14:paraId="6E82E23F" w14:textId="77777777" w:rsidTr="00E673F3">
        <w:tc>
          <w:tcPr>
            <w:tcW w:w="1195" w:type="pct"/>
          </w:tcPr>
          <w:p w14:paraId="13C2AA1F" w14:textId="77777777" w:rsidR="001B316F" w:rsidRPr="001844F6" w:rsidRDefault="001B316F" w:rsidP="001B316F">
            <w:pPr>
              <w:rPr>
                <w:sz w:val="20"/>
                <w:szCs w:val="20"/>
              </w:rPr>
            </w:pPr>
            <w:r w:rsidRPr="001844F6">
              <w:rPr>
                <w:sz w:val="20"/>
                <w:szCs w:val="20"/>
              </w:rPr>
              <w:t>warnings</w:t>
            </w:r>
          </w:p>
        </w:tc>
        <w:tc>
          <w:tcPr>
            <w:tcW w:w="1840" w:type="pct"/>
          </w:tcPr>
          <w:p w14:paraId="2E051545" w14:textId="77777777" w:rsidR="001B316F" w:rsidRPr="001844F6" w:rsidRDefault="001844F6" w:rsidP="001B316F">
            <w:pPr>
              <w:rPr>
                <w:sz w:val="20"/>
                <w:szCs w:val="20"/>
              </w:rPr>
            </w:pPr>
            <w:r w:rsidRPr="001844F6">
              <w:rPr>
                <w:i/>
              </w:rPr>
              <w:t>Parameters being constrained to monotonicity</w:t>
            </w:r>
          </w:p>
        </w:tc>
        <w:tc>
          <w:tcPr>
            <w:tcW w:w="1965" w:type="pct"/>
          </w:tcPr>
          <w:p w14:paraId="140DBFC7" w14:textId="77777777" w:rsidR="001B316F" w:rsidRPr="001844F6" w:rsidRDefault="00716D9A" w:rsidP="001B316F">
            <w:pPr>
              <w:rPr>
                <w:sz w:val="20"/>
                <w:szCs w:val="20"/>
              </w:rPr>
            </w:pPr>
            <w:r w:rsidRPr="001844F6">
              <w:rPr>
                <w:i/>
              </w:rPr>
              <w:t>None</w:t>
            </w:r>
          </w:p>
        </w:tc>
      </w:tr>
    </w:tbl>
    <w:p w14:paraId="2E2E8A7E" w14:textId="77777777" w:rsidR="00E673F3" w:rsidRPr="0052360E" w:rsidRDefault="00E673F3" w:rsidP="00E673F3">
      <w:pPr>
        <w:rPr>
          <w:highlight w:val="yellow"/>
        </w:rPr>
      </w:pPr>
    </w:p>
    <w:p w14:paraId="4A83C423" w14:textId="77777777" w:rsidR="00E673F3" w:rsidRPr="0052360E" w:rsidRDefault="00E673F3" w:rsidP="00E673F3">
      <w:pPr>
        <w:rPr>
          <w:highlight w:val="yellow"/>
        </w:rPr>
      </w:pPr>
    </w:p>
    <w:tbl>
      <w:tblPr>
        <w:tblStyle w:val="TableGrid"/>
        <w:tblpPr w:leftFromText="180" w:rightFromText="180" w:vertAnchor="text" w:horzAnchor="margin" w:tblpY="113"/>
        <w:tblW w:w="5000" w:type="pct"/>
        <w:tblLook w:val="04A0" w:firstRow="1" w:lastRow="0" w:firstColumn="1" w:lastColumn="0" w:noHBand="0" w:noVBand="1"/>
      </w:tblPr>
      <w:tblGrid>
        <w:gridCol w:w="2234"/>
        <w:gridCol w:w="3441"/>
        <w:gridCol w:w="3675"/>
      </w:tblGrid>
      <w:tr w:rsidR="00E673F3" w:rsidRPr="0052360E" w14:paraId="2598D352" w14:textId="77777777" w:rsidTr="00E673F3">
        <w:tc>
          <w:tcPr>
            <w:tcW w:w="5000" w:type="pct"/>
            <w:gridSpan w:val="3"/>
          </w:tcPr>
          <w:p w14:paraId="3C084DAE" w14:textId="77777777" w:rsidR="00E673F3" w:rsidRPr="00A55066" w:rsidRDefault="00E673F3" w:rsidP="00E673F3">
            <w:pPr>
              <w:rPr>
                <w:sz w:val="20"/>
                <w:szCs w:val="20"/>
              </w:rPr>
            </w:pPr>
            <w:r w:rsidRPr="00A55066">
              <w:rPr>
                <w:b/>
                <w:i/>
              </w:rPr>
              <w:t xml:space="preserve">Appendix 1.I. </w:t>
            </w:r>
            <w:r w:rsidR="00A55066" w:rsidRPr="00A55066">
              <w:rPr>
                <w:b/>
                <w:i/>
              </w:rPr>
              <w:t xml:space="preserve"> 2 ft bins,  truncation after 12</w:t>
            </w:r>
            <w:r w:rsidRPr="00A55066">
              <w:rPr>
                <w:b/>
                <w:i/>
              </w:rPr>
              <w:t xml:space="preserve"> ft, </w:t>
            </w:r>
            <w:r w:rsidR="00A55066" w:rsidRPr="00A55066">
              <w:rPr>
                <w:b/>
                <w:i/>
              </w:rPr>
              <w:t>159 observations, width 12</w:t>
            </w:r>
            <w:r w:rsidRPr="00A55066">
              <w:rPr>
                <w:b/>
                <w:i/>
              </w:rPr>
              <w:t xml:space="preserve"> ft</w:t>
            </w:r>
          </w:p>
        </w:tc>
      </w:tr>
      <w:tr w:rsidR="00E673F3" w:rsidRPr="0052360E" w14:paraId="5DC7E802" w14:textId="77777777" w:rsidTr="00E673F3">
        <w:tc>
          <w:tcPr>
            <w:tcW w:w="1195" w:type="pct"/>
          </w:tcPr>
          <w:p w14:paraId="72EFB2B9" w14:textId="77777777" w:rsidR="00E673F3" w:rsidRPr="00A55066" w:rsidRDefault="00E673F3" w:rsidP="00E673F3">
            <w:pPr>
              <w:rPr>
                <w:sz w:val="20"/>
                <w:szCs w:val="20"/>
              </w:rPr>
            </w:pPr>
          </w:p>
        </w:tc>
        <w:tc>
          <w:tcPr>
            <w:tcW w:w="1840" w:type="pct"/>
          </w:tcPr>
          <w:p w14:paraId="70A85D6A" w14:textId="77777777" w:rsidR="00E673F3" w:rsidRPr="00A55066" w:rsidRDefault="00E673F3" w:rsidP="00E673F3">
            <w:pPr>
              <w:rPr>
                <w:sz w:val="20"/>
                <w:szCs w:val="20"/>
              </w:rPr>
            </w:pPr>
            <w:r w:rsidRPr="00A55066">
              <w:rPr>
                <w:sz w:val="20"/>
                <w:szCs w:val="20"/>
              </w:rPr>
              <w:t>Hazard rate cosine</w:t>
            </w:r>
          </w:p>
        </w:tc>
        <w:tc>
          <w:tcPr>
            <w:tcW w:w="1965" w:type="pct"/>
          </w:tcPr>
          <w:p w14:paraId="06148F3E" w14:textId="77777777" w:rsidR="00E673F3" w:rsidRPr="00A55066" w:rsidRDefault="00E673F3" w:rsidP="00E673F3">
            <w:pPr>
              <w:rPr>
                <w:sz w:val="20"/>
                <w:szCs w:val="20"/>
              </w:rPr>
            </w:pPr>
            <w:r w:rsidRPr="00A55066">
              <w:rPr>
                <w:sz w:val="20"/>
                <w:szCs w:val="20"/>
              </w:rPr>
              <w:t>Half normal cosine</w:t>
            </w:r>
          </w:p>
        </w:tc>
      </w:tr>
      <w:tr w:rsidR="00E673F3" w:rsidRPr="0052360E" w14:paraId="27221B6C" w14:textId="77777777" w:rsidTr="00E673F3">
        <w:tc>
          <w:tcPr>
            <w:tcW w:w="1195" w:type="pct"/>
          </w:tcPr>
          <w:p w14:paraId="591C6E31" w14:textId="77777777" w:rsidR="00E673F3" w:rsidRPr="00A55066" w:rsidRDefault="00E673F3" w:rsidP="00E673F3">
            <w:pPr>
              <w:rPr>
                <w:sz w:val="20"/>
                <w:szCs w:val="20"/>
              </w:rPr>
            </w:pPr>
            <w:r w:rsidRPr="00A55066">
              <w:rPr>
                <w:sz w:val="20"/>
                <w:szCs w:val="20"/>
              </w:rPr>
              <w:t>AIC</w:t>
            </w:r>
          </w:p>
        </w:tc>
        <w:tc>
          <w:tcPr>
            <w:tcW w:w="1840" w:type="pct"/>
          </w:tcPr>
          <w:p w14:paraId="32BC22FF" w14:textId="77777777" w:rsidR="00E673F3" w:rsidRPr="00A55066" w:rsidRDefault="00A55066" w:rsidP="00E673F3">
            <w:pPr>
              <w:rPr>
                <w:sz w:val="20"/>
                <w:szCs w:val="20"/>
              </w:rPr>
            </w:pPr>
            <w:r w:rsidRPr="00A55066">
              <w:rPr>
                <w:sz w:val="20"/>
                <w:szCs w:val="20"/>
              </w:rPr>
              <w:t>540</w:t>
            </w:r>
          </w:p>
        </w:tc>
        <w:tc>
          <w:tcPr>
            <w:tcW w:w="1965" w:type="pct"/>
          </w:tcPr>
          <w:p w14:paraId="76975844" w14:textId="77777777" w:rsidR="00E673F3" w:rsidRPr="00A55066" w:rsidRDefault="00A55066" w:rsidP="00E673F3">
            <w:pPr>
              <w:rPr>
                <w:sz w:val="20"/>
                <w:szCs w:val="20"/>
              </w:rPr>
            </w:pPr>
            <w:r w:rsidRPr="00A55066">
              <w:rPr>
                <w:sz w:val="20"/>
                <w:szCs w:val="20"/>
              </w:rPr>
              <w:t>537</w:t>
            </w:r>
          </w:p>
        </w:tc>
      </w:tr>
      <w:tr w:rsidR="00E673F3" w:rsidRPr="0052360E" w14:paraId="7CE1EDE2" w14:textId="77777777" w:rsidTr="00E673F3">
        <w:tc>
          <w:tcPr>
            <w:tcW w:w="1195" w:type="pct"/>
          </w:tcPr>
          <w:p w14:paraId="6282B54E" w14:textId="77777777" w:rsidR="00E673F3" w:rsidRPr="00A55066" w:rsidRDefault="00E673F3" w:rsidP="00E673F3">
            <w:pPr>
              <w:rPr>
                <w:sz w:val="20"/>
                <w:szCs w:val="20"/>
              </w:rPr>
            </w:pPr>
            <w:r w:rsidRPr="00A55066">
              <w:rPr>
                <w:sz w:val="20"/>
                <w:szCs w:val="20"/>
              </w:rPr>
              <w:t>Density (ye/km</w:t>
            </w:r>
            <w:r w:rsidRPr="00A55066">
              <w:rPr>
                <w:sz w:val="20"/>
                <w:szCs w:val="20"/>
                <w:vertAlign w:val="superscript"/>
              </w:rPr>
              <w:t>2</w:t>
            </w:r>
            <w:r w:rsidRPr="00A55066">
              <w:rPr>
                <w:sz w:val="20"/>
                <w:szCs w:val="20"/>
              </w:rPr>
              <w:t>)</w:t>
            </w:r>
          </w:p>
        </w:tc>
        <w:tc>
          <w:tcPr>
            <w:tcW w:w="1840" w:type="pct"/>
          </w:tcPr>
          <w:p w14:paraId="4B725E95" w14:textId="77777777" w:rsidR="00E673F3" w:rsidRPr="00A55066" w:rsidRDefault="00A55066" w:rsidP="00E673F3">
            <w:pPr>
              <w:rPr>
                <w:sz w:val="20"/>
                <w:szCs w:val="20"/>
              </w:rPr>
            </w:pPr>
            <w:r w:rsidRPr="00A55066">
              <w:rPr>
                <w:sz w:val="20"/>
                <w:szCs w:val="20"/>
              </w:rPr>
              <w:t>1320</w:t>
            </w:r>
          </w:p>
        </w:tc>
        <w:tc>
          <w:tcPr>
            <w:tcW w:w="1965" w:type="pct"/>
          </w:tcPr>
          <w:p w14:paraId="7DA34D85" w14:textId="77777777" w:rsidR="00E673F3" w:rsidRPr="00A55066" w:rsidRDefault="00A55066" w:rsidP="00E673F3">
            <w:pPr>
              <w:rPr>
                <w:sz w:val="20"/>
                <w:szCs w:val="20"/>
              </w:rPr>
            </w:pPr>
            <w:r w:rsidRPr="00A55066">
              <w:rPr>
                <w:sz w:val="20"/>
                <w:szCs w:val="20"/>
              </w:rPr>
              <w:t>1281</w:t>
            </w:r>
          </w:p>
        </w:tc>
      </w:tr>
      <w:tr w:rsidR="00E673F3" w:rsidRPr="0052360E" w14:paraId="45B6D88A" w14:textId="77777777" w:rsidTr="00E673F3">
        <w:tc>
          <w:tcPr>
            <w:tcW w:w="1195" w:type="pct"/>
          </w:tcPr>
          <w:p w14:paraId="02700000" w14:textId="77777777" w:rsidR="00E673F3" w:rsidRPr="00A55066" w:rsidRDefault="00E673F3" w:rsidP="00E673F3">
            <w:pPr>
              <w:rPr>
                <w:sz w:val="20"/>
                <w:szCs w:val="20"/>
              </w:rPr>
            </w:pPr>
            <w:r w:rsidRPr="00A55066">
              <w:rPr>
                <w:sz w:val="20"/>
                <w:szCs w:val="20"/>
              </w:rPr>
              <w:t>D LCL (ye/km</w:t>
            </w:r>
            <w:r w:rsidRPr="00A55066">
              <w:rPr>
                <w:sz w:val="20"/>
                <w:szCs w:val="20"/>
                <w:vertAlign w:val="superscript"/>
              </w:rPr>
              <w:t>2</w:t>
            </w:r>
            <w:r w:rsidRPr="00A55066">
              <w:rPr>
                <w:sz w:val="20"/>
                <w:szCs w:val="20"/>
              </w:rPr>
              <w:t>)</w:t>
            </w:r>
          </w:p>
        </w:tc>
        <w:tc>
          <w:tcPr>
            <w:tcW w:w="1840" w:type="pct"/>
          </w:tcPr>
          <w:p w14:paraId="1DBCAE15" w14:textId="77777777" w:rsidR="00E673F3" w:rsidRPr="00A55066" w:rsidRDefault="00A55066" w:rsidP="00E673F3">
            <w:pPr>
              <w:rPr>
                <w:sz w:val="20"/>
                <w:szCs w:val="20"/>
              </w:rPr>
            </w:pPr>
            <w:r w:rsidRPr="00A55066">
              <w:rPr>
                <w:sz w:val="20"/>
                <w:szCs w:val="20"/>
              </w:rPr>
              <w:t>889</w:t>
            </w:r>
          </w:p>
        </w:tc>
        <w:tc>
          <w:tcPr>
            <w:tcW w:w="1965" w:type="pct"/>
          </w:tcPr>
          <w:p w14:paraId="6A6F2A4E" w14:textId="77777777" w:rsidR="00E673F3" w:rsidRPr="00A55066" w:rsidRDefault="00A55066" w:rsidP="00E673F3">
            <w:pPr>
              <w:rPr>
                <w:sz w:val="20"/>
                <w:szCs w:val="20"/>
              </w:rPr>
            </w:pPr>
            <w:r w:rsidRPr="00A55066">
              <w:rPr>
                <w:sz w:val="20"/>
                <w:szCs w:val="20"/>
              </w:rPr>
              <w:t>839</w:t>
            </w:r>
          </w:p>
        </w:tc>
      </w:tr>
      <w:tr w:rsidR="00E673F3" w:rsidRPr="0052360E" w14:paraId="3081EA52" w14:textId="77777777" w:rsidTr="00E673F3">
        <w:tc>
          <w:tcPr>
            <w:tcW w:w="1195" w:type="pct"/>
          </w:tcPr>
          <w:p w14:paraId="129DF6AF" w14:textId="77777777" w:rsidR="00E673F3" w:rsidRPr="00A55066" w:rsidRDefault="00E673F3" w:rsidP="00E673F3">
            <w:pPr>
              <w:rPr>
                <w:sz w:val="20"/>
                <w:szCs w:val="20"/>
              </w:rPr>
            </w:pPr>
            <w:r w:rsidRPr="00A55066">
              <w:rPr>
                <w:sz w:val="20"/>
                <w:szCs w:val="20"/>
              </w:rPr>
              <w:t>D UCL (ye/km</w:t>
            </w:r>
            <w:r w:rsidRPr="00A55066">
              <w:rPr>
                <w:sz w:val="20"/>
                <w:szCs w:val="20"/>
                <w:vertAlign w:val="superscript"/>
              </w:rPr>
              <w:t>2</w:t>
            </w:r>
            <w:r w:rsidRPr="00A55066">
              <w:rPr>
                <w:sz w:val="20"/>
                <w:szCs w:val="20"/>
              </w:rPr>
              <w:t>)</w:t>
            </w:r>
          </w:p>
        </w:tc>
        <w:tc>
          <w:tcPr>
            <w:tcW w:w="1840" w:type="pct"/>
          </w:tcPr>
          <w:p w14:paraId="510D552A" w14:textId="77777777" w:rsidR="00E673F3" w:rsidRPr="00A55066" w:rsidRDefault="00A55066" w:rsidP="00E673F3">
            <w:pPr>
              <w:rPr>
                <w:sz w:val="20"/>
                <w:szCs w:val="20"/>
              </w:rPr>
            </w:pPr>
            <w:r w:rsidRPr="00A55066">
              <w:rPr>
                <w:sz w:val="20"/>
                <w:szCs w:val="20"/>
              </w:rPr>
              <w:t>1961</w:t>
            </w:r>
          </w:p>
        </w:tc>
        <w:tc>
          <w:tcPr>
            <w:tcW w:w="1965" w:type="pct"/>
          </w:tcPr>
          <w:p w14:paraId="078911F0" w14:textId="77777777" w:rsidR="00E673F3" w:rsidRPr="00A55066" w:rsidRDefault="00A55066" w:rsidP="00E673F3">
            <w:pPr>
              <w:rPr>
                <w:sz w:val="20"/>
                <w:szCs w:val="20"/>
              </w:rPr>
            </w:pPr>
            <w:r w:rsidRPr="00A55066">
              <w:rPr>
                <w:sz w:val="20"/>
                <w:szCs w:val="20"/>
              </w:rPr>
              <w:t>1957</w:t>
            </w:r>
          </w:p>
        </w:tc>
      </w:tr>
      <w:tr w:rsidR="00E673F3" w:rsidRPr="0052360E" w14:paraId="24CC585F" w14:textId="77777777" w:rsidTr="00E673F3">
        <w:tc>
          <w:tcPr>
            <w:tcW w:w="1195" w:type="pct"/>
          </w:tcPr>
          <w:p w14:paraId="0307263B" w14:textId="77777777" w:rsidR="00E673F3" w:rsidRPr="00A55066" w:rsidRDefault="00E673F3" w:rsidP="00E673F3">
            <w:pPr>
              <w:rPr>
                <w:sz w:val="20"/>
                <w:szCs w:val="20"/>
              </w:rPr>
            </w:pPr>
            <w:r w:rsidRPr="00A55066">
              <w:rPr>
                <w:sz w:val="20"/>
                <w:szCs w:val="20"/>
              </w:rPr>
              <w:t>CV of D</w:t>
            </w:r>
          </w:p>
        </w:tc>
        <w:tc>
          <w:tcPr>
            <w:tcW w:w="1840" w:type="pct"/>
          </w:tcPr>
          <w:p w14:paraId="44526220" w14:textId="77777777" w:rsidR="00E673F3" w:rsidRPr="00A55066" w:rsidRDefault="00A55066" w:rsidP="00E673F3">
            <w:pPr>
              <w:rPr>
                <w:sz w:val="20"/>
                <w:szCs w:val="20"/>
              </w:rPr>
            </w:pPr>
            <w:r w:rsidRPr="00A55066">
              <w:rPr>
                <w:sz w:val="20"/>
                <w:szCs w:val="20"/>
              </w:rPr>
              <w:t>0.20</w:t>
            </w:r>
          </w:p>
        </w:tc>
        <w:tc>
          <w:tcPr>
            <w:tcW w:w="1965" w:type="pct"/>
          </w:tcPr>
          <w:p w14:paraId="278B446A" w14:textId="77777777" w:rsidR="00E673F3" w:rsidRPr="00A55066" w:rsidRDefault="00A55066" w:rsidP="00E673F3">
            <w:pPr>
              <w:rPr>
                <w:sz w:val="20"/>
                <w:szCs w:val="20"/>
              </w:rPr>
            </w:pPr>
            <w:r w:rsidRPr="00A55066">
              <w:rPr>
                <w:sz w:val="20"/>
                <w:szCs w:val="20"/>
              </w:rPr>
              <w:t>0.22</w:t>
            </w:r>
          </w:p>
        </w:tc>
      </w:tr>
      <w:tr w:rsidR="00E673F3" w:rsidRPr="0052360E" w14:paraId="3302A048" w14:textId="77777777" w:rsidTr="00E673F3">
        <w:trPr>
          <w:trHeight w:val="611"/>
        </w:trPr>
        <w:tc>
          <w:tcPr>
            <w:tcW w:w="1195" w:type="pct"/>
          </w:tcPr>
          <w:p w14:paraId="4E670163" w14:textId="77777777" w:rsidR="00E673F3" w:rsidRPr="00A55066" w:rsidRDefault="00E673F3" w:rsidP="00E673F3">
            <w:pPr>
              <w:rPr>
                <w:sz w:val="20"/>
                <w:szCs w:val="20"/>
              </w:rPr>
            </w:pPr>
            <w:r w:rsidRPr="00A55066">
              <w:rPr>
                <w:sz w:val="20"/>
                <w:szCs w:val="20"/>
              </w:rPr>
              <w:t>Judgement</w:t>
            </w:r>
          </w:p>
        </w:tc>
        <w:tc>
          <w:tcPr>
            <w:tcW w:w="1840" w:type="pct"/>
          </w:tcPr>
          <w:p w14:paraId="60AD1ABD" w14:textId="77777777" w:rsidR="00E673F3" w:rsidRPr="00A55066" w:rsidRDefault="00A55066" w:rsidP="00E673F3">
            <w:pPr>
              <w:rPr>
                <w:sz w:val="20"/>
                <w:szCs w:val="20"/>
              </w:rPr>
            </w:pPr>
            <w:r w:rsidRPr="00A55066">
              <w:rPr>
                <w:sz w:val="20"/>
                <w:szCs w:val="20"/>
              </w:rPr>
              <w:t>OK shape but not much shoulder</w:t>
            </w:r>
          </w:p>
        </w:tc>
        <w:tc>
          <w:tcPr>
            <w:tcW w:w="1965" w:type="pct"/>
          </w:tcPr>
          <w:p w14:paraId="6BE7B473" w14:textId="77777777" w:rsidR="00E673F3" w:rsidRPr="00A55066" w:rsidRDefault="00A55066" w:rsidP="00E673F3">
            <w:pPr>
              <w:rPr>
                <w:sz w:val="20"/>
                <w:szCs w:val="20"/>
              </w:rPr>
            </w:pPr>
            <w:r w:rsidRPr="00A55066">
              <w:rPr>
                <w:sz w:val="20"/>
                <w:szCs w:val="20"/>
              </w:rPr>
              <w:t>Unrealistic shape</w:t>
            </w:r>
          </w:p>
        </w:tc>
      </w:tr>
      <w:tr w:rsidR="00E673F3" w:rsidRPr="0052360E" w14:paraId="7686954B" w14:textId="77777777" w:rsidTr="00E673F3">
        <w:tc>
          <w:tcPr>
            <w:tcW w:w="1195" w:type="pct"/>
          </w:tcPr>
          <w:p w14:paraId="06CBB16B" w14:textId="77777777" w:rsidR="00E673F3" w:rsidRPr="00A55066" w:rsidRDefault="00E673F3" w:rsidP="00E673F3">
            <w:pPr>
              <w:rPr>
                <w:sz w:val="20"/>
                <w:szCs w:val="20"/>
              </w:rPr>
            </w:pPr>
            <w:r w:rsidRPr="00A55066">
              <w:rPr>
                <w:sz w:val="20"/>
                <w:szCs w:val="20"/>
              </w:rPr>
              <w:t>X</w:t>
            </w:r>
            <w:r w:rsidRPr="00A55066">
              <w:rPr>
                <w:sz w:val="20"/>
                <w:szCs w:val="20"/>
                <w:vertAlign w:val="superscript"/>
              </w:rPr>
              <w:t>2</w:t>
            </w:r>
            <w:r w:rsidRPr="00A55066">
              <w:rPr>
                <w:sz w:val="20"/>
                <w:szCs w:val="20"/>
              </w:rPr>
              <w:t xml:space="preserve"> P-value</w:t>
            </w:r>
          </w:p>
        </w:tc>
        <w:tc>
          <w:tcPr>
            <w:tcW w:w="1840" w:type="pct"/>
          </w:tcPr>
          <w:p w14:paraId="4F61FF61" w14:textId="77777777" w:rsidR="00E673F3" w:rsidRPr="00A55066" w:rsidRDefault="00A55066" w:rsidP="00E673F3">
            <w:pPr>
              <w:rPr>
                <w:sz w:val="20"/>
                <w:szCs w:val="20"/>
              </w:rPr>
            </w:pPr>
            <w:r w:rsidRPr="00A55066">
              <w:rPr>
                <w:sz w:val="20"/>
                <w:szCs w:val="20"/>
              </w:rPr>
              <w:t>0.01</w:t>
            </w:r>
          </w:p>
        </w:tc>
        <w:tc>
          <w:tcPr>
            <w:tcW w:w="1965" w:type="pct"/>
          </w:tcPr>
          <w:p w14:paraId="7D8F1E33" w14:textId="77777777" w:rsidR="00E673F3" w:rsidRPr="00A55066" w:rsidRDefault="00A55066" w:rsidP="00E673F3">
            <w:pPr>
              <w:rPr>
                <w:sz w:val="20"/>
                <w:szCs w:val="20"/>
              </w:rPr>
            </w:pPr>
            <w:r w:rsidRPr="00A55066">
              <w:rPr>
                <w:sz w:val="20"/>
                <w:szCs w:val="20"/>
              </w:rPr>
              <w:t>0.03</w:t>
            </w:r>
          </w:p>
        </w:tc>
      </w:tr>
      <w:tr w:rsidR="00E673F3" w:rsidRPr="0052360E" w14:paraId="57B9D749" w14:textId="77777777" w:rsidTr="00E673F3">
        <w:trPr>
          <w:trHeight w:val="272"/>
        </w:trPr>
        <w:tc>
          <w:tcPr>
            <w:tcW w:w="1195" w:type="pct"/>
          </w:tcPr>
          <w:p w14:paraId="241A475F" w14:textId="77777777" w:rsidR="00E673F3" w:rsidRPr="00A55066" w:rsidRDefault="00E673F3" w:rsidP="00E673F3">
            <w:pPr>
              <w:rPr>
                <w:sz w:val="20"/>
                <w:szCs w:val="20"/>
              </w:rPr>
            </w:pPr>
            <w:r w:rsidRPr="00A55066">
              <w:rPr>
                <w:sz w:val="20"/>
                <w:szCs w:val="20"/>
              </w:rPr>
              <w:t># parameters</w:t>
            </w:r>
          </w:p>
        </w:tc>
        <w:tc>
          <w:tcPr>
            <w:tcW w:w="1840" w:type="pct"/>
          </w:tcPr>
          <w:p w14:paraId="1F30DB5C" w14:textId="77777777" w:rsidR="00E673F3" w:rsidRPr="00A55066" w:rsidRDefault="00D64962" w:rsidP="00E673F3">
            <w:pPr>
              <w:rPr>
                <w:sz w:val="20"/>
                <w:szCs w:val="20"/>
              </w:rPr>
            </w:pPr>
            <w:r w:rsidRPr="00A55066">
              <w:rPr>
                <w:sz w:val="20"/>
                <w:szCs w:val="20"/>
              </w:rPr>
              <w:t>2</w:t>
            </w:r>
          </w:p>
        </w:tc>
        <w:tc>
          <w:tcPr>
            <w:tcW w:w="1965" w:type="pct"/>
          </w:tcPr>
          <w:p w14:paraId="305C15B7" w14:textId="77777777" w:rsidR="00E673F3" w:rsidRPr="00A55066" w:rsidRDefault="00A55066" w:rsidP="00E673F3">
            <w:pPr>
              <w:rPr>
                <w:sz w:val="20"/>
                <w:szCs w:val="20"/>
              </w:rPr>
            </w:pPr>
            <w:r w:rsidRPr="00A55066">
              <w:rPr>
                <w:sz w:val="20"/>
                <w:szCs w:val="20"/>
              </w:rPr>
              <w:t>4</w:t>
            </w:r>
          </w:p>
        </w:tc>
      </w:tr>
      <w:tr w:rsidR="00E673F3" w:rsidRPr="0052360E" w14:paraId="43F81DD4" w14:textId="77777777" w:rsidTr="00E673F3">
        <w:tc>
          <w:tcPr>
            <w:tcW w:w="1195" w:type="pct"/>
          </w:tcPr>
          <w:p w14:paraId="0F84E224" w14:textId="77777777" w:rsidR="00E673F3" w:rsidRPr="00A55066" w:rsidRDefault="00E673F3" w:rsidP="00E673F3">
            <w:pPr>
              <w:rPr>
                <w:sz w:val="20"/>
                <w:szCs w:val="20"/>
              </w:rPr>
            </w:pPr>
            <w:r w:rsidRPr="00A55066">
              <w:rPr>
                <w:sz w:val="20"/>
                <w:szCs w:val="20"/>
              </w:rPr>
              <w:t>warnings</w:t>
            </w:r>
          </w:p>
        </w:tc>
        <w:tc>
          <w:tcPr>
            <w:tcW w:w="1840" w:type="pct"/>
          </w:tcPr>
          <w:p w14:paraId="77E431A7" w14:textId="77777777" w:rsidR="00E673F3" w:rsidRPr="00A55066" w:rsidRDefault="00A55066" w:rsidP="00E673F3">
            <w:pPr>
              <w:rPr>
                <w:sz w:val="20"/>
                <w:szCs w:val="20"/>
              </w:rPr>
            </w:pPr>
            <w:r w:rsidRPr="00A55066">
              <w:rPr>
                <w:sz w:val="20"/>
                <w:szCs w:val="20"/>
              </w:rPr>
              <w:t>Parameters are being constrained to monotonicity</w:t>
            </w:r>
          </w:p>
        </w:tc>
        <w:tc>
          <w:tcPr>
            <w:tcW w:w="1965" w:type="pct"/>
          </w:tcPr>
          <w:p w14:paraId="0851C4D0" w14:textId="77777777" w:rsidR="00E673F3" w:rsidRPr="00A55066" w:rsidRDefault="00035887" w:rsidP="00E673F3">
            <w:pPr>
              <w:rPr>
                <w:sz w:val="20"/>
                <w:szCs w:val="20"/>
              </w:rPr>
            </w:pPr>
            <w:r w:rsidRPr="00A55066">
              <w:rPr>
                <w:sz w:val="20"/>
                <w:szCs w:val="20"/>
              </w:rPr>
              <w:t>Parameters are being constrained to monotonicity</w:t>
            </w:r>
          </w:p>
        </w:tc>
      </w:tr>
    </w:tbl>
    <w:p w14:paraId="209D25AF" w14:textId="77777777" w:rsidR="00E673F3" w:rsidRPr="0052360E" w:rsidRDefault="00E673F3" w:rsidP="00E673F3">
      <w:pPr>
        <w:rPr>
          <w:b/>
          <w:i/>
          <w:sz w:val="28"/>
          <w:szCs w:val="28"/>
          <w:highlight w:val="yellow"/>
        </w:rPr>
      </w:pPr>
    </w:p>
    <w:tbl>
      <w:tblPr>
        <w:tblStyle w:val="TableGrid"/>
        <w:tblpPr w:leftFromText="180" w:rightFromText="180" w:vertAnchor="text" w:horzAnchor="margin" w:tblpY="149"/>
        <w:tblW w:w="5000" w:type="pct"/>
        <w:tblLook w:val="04A0" w:firstRow="1" w:lastRow="0" w:firstColumn="1" w:lastColumn="0" w:noHBand="0" w:noVBand="1"/>
      </w:tblPr>
      <w:tblGrid>
        <w:gridCol w:w="2234"/>
        <w:gridCol w:w="3441"/>
        <w:gridCol w:w="3675"/>
      </w:tblGrid>
      <w:tr w:rsidR="00E673F3" w:rsidRPr="0052360E" w14:paraId="7D1087FE" w14:textId="77777777" w:rsidTr="00E673F3">
        <w:tc>
          <w:tcPr>
            <w:tcW w:w="5000" w:type="pct"/>
            <w:gridSpan w:val="3"/>
          </w:tcPr>
          <w:p w14:paraId="47BB71FB" w14:textId="77777777" w:rsidR="00E673F3" w:rsidRPr="004E65A9" w:rsidRDefault="00E673F3" w:rsidP="004E65A9">
            <w:pPr>
              <w:rPr>
                <w:sz w:val="20"/>
                <w:szCs w:val="20"/>
              </w:rPr>
            </w:pPr>
            <w:r w:rsidRPr="004E65A9">
              <w:rPr>
                <w:b/>
                <w:i/>
              </w:rPr>
              <w:t>Appendix 1.</w:t>
            </w:r>
            <w:r w:rsidR="00DD64D2" w:rsidRPr="004E65A9">
              <w:rPr>
                <w:b/>
                <w:i/>
              </w:rPr>
              <w:t>J</w:t>
            </w:r>
            <w:r w:rsidRPr="004E65A9">
              <w:rPr>
                <w:b/>
                <w:i/>
              </w:rPr>
              <w:t>.  2.5 ft</w:t>
            </w:r>
            <w:r w:rsidR="004E65A9" w:rsidRPr="004E65A9">
              <w:rPr>
                <w:b/>
                <w:i/>
              </w:rPr>
              <w:t xml:space="preserve"> bins,  truncation after 12 ft, 159</w:t>
            </w:r>
            <w:r w:rsidRPr="004E65A9">
              <w:rPr>
                <w:b/>
                <w:i/>
              </w:rPr>
              <w:t xml:space="preserve"> observa</w:t>
            </w:r>
            <w:r w:rsidR="004E65A9" w:rsidRPr="004E65A9">
              <w:rPr>
                <w:b/>
                <w:i/>
              </w:rPr>
              <w:t>tions, width 12.5</w:t>
            </w:r>
            <w:r w:rsidRPr="004E65A9">
              <w:rPr>
                <w:b/>
                <w:i/>
              </w:rPr>
              <w:t xml:space="preserve"> ft</w:t>
            </w:r>
          </w:p>
        </w:tc>
      </w:tr>
      <w:tr w:rsidR="00E673F3" w:rsidRPr="0052360E" w14:paraId="414461EA" w14:textId="77777777" w:rsidTr="00E673F3">
        <w:tc>
          <w:tcPr>
            <w:tcW w:w="1195" w:type="pct"/>
          </w:tcPr>
          <w:p w14:paraId="7E3E04FE" w14:textId="77777777" w:rsidR="00E673F3" w:rsidRPr="004E65A9" w:rsidRDefault="00E673F3" w:rsidP="00E673F3">
            <w:pPr>
              <w:rPr>
                <w:sz w:val="20"/>
                <w:szCs w:val="20"/>
              </w:rPr>
            </w:pPr>
          </w:p>
        </w:tc>
        <w:tc>
          <w:tcPr>
            <w:tcW w:w="1840" w:type="pct"/>
          </w:tcPr>
          <w:p w14:paraId="2C528FDE" w14:textId="77777777" w:rsidR="00E673F3" w:rsidRPr="004E65A9" w:rsidRDefault="00E673F3" w:rsidP="00E673F3">
            <w:pPr>
              <w:rPr>
                <w:sz w:val="20"/>
                <w:szCs w:val="20"/>
              </w:rPr>
            </w:pPr>
            <w:r w:rsidRPr="004E65A9">
              <w:rPr>
                <w:sz w:val="20"/>
                <w:szCs w:val="20"/>
              </w:rPr>
              <w:t>Hazard rate cosine</w:t>
            </w:r>
          </w:p>
        </w:tc>
        <w:tc>
          <w:tcPr>
            <w:tcW w:w="1965" w:type="pct"/>
          </w:tcPr>
          <w:p w14:paraId="7665FA68" w14:textId="77777777" w:rsidR="00E673F3" w:rsidRPr="004E65A9" w:rsidRDefault="00E673F3" w:rsidP="00E673F3">
            <w:pPr>
              <w:rPr>
                <w:sz w:val="20"/>
                <w:szCs w:val="20"/>
              </w:rPr>
            </w:pPr>
            <w:r w:rsidRPr="004E65A9">
              <w:rPr>
                <w:sz w:val="20"/>
                <w:szCs w:val="20"/>
              </w:rPr>
              <w:t>Half normal cosine</w:t>
            </w:r>
          </w:p>
        </w:tc>
      </w:tr>
      <w:tr w:rsidR="00E673F3" w:rsidRPr="0052360E" w14:paraId="7A3DD2B0" w14:textId="77777777" w:rsidTr="00E673F3">
        <w:tc>
          <w:tcPr>
            <w:tcW w:w="1195" w:type="pct"/>
          </w:tcPr>
          <w:p w14:paraId="776D2AD7" w14:textId="77777777" w:rsidR="00E673F3" w:rsidRPr="004E65A9" w:rsidRDefault="00E673F3" w:rsidP="00E673F3">
            <w:pPr>
              <w:rPr>
                <w:sz w:val="20"/>
                <w:szCs w:val="20"/>
              </w:rPr>
            </w:pPr>
            <w:r w:rsidRPr="004E65A9">
              <w:rPr>
                <w:sz w:val="20"/>
                <w:szCs w:val="20"/>
              </w:rPr>
              <w:t>AIC</w:t>
            </w:r>
          </w:p>
        </w:tc>
        <w:tc>
          <w:tcPr>
            <w:tcW w:w="1840" w:type="pct"/>
          </w:tcPr>
          <w:p w14:paraId="32117C55" w14:textId="77777777" w:rsidR="00E673F3" w:rsidRPr="004E65A9" w:rsidRDefault="00A55066" w:rsidP="00E673F3">
            <w:pPr>
              <w:rPr>
                <w:sz w:val="20"/>
                <w:szCs w:val="20"/>
              </w:rPr>
            </w:pPr>
            <w:r w:rsidRPr="004E65A9">
              <w:rPr>
                <w:sz w:val="20"/>
                <w:szCs w:val="20"/>
              </w:rPr>
              <w:t>471</w:t>
            </w:r>
          </w:p>
        </w:tc>
        <w:tc>
          <w:tcPr>
            <w:tcW w:w="1965" w:type="pct"/>
          </w:tcPr>
          <w:p w14:paraId="63DB9707" w14:textId="77777777" w:rsidR="00E673F3" w:rsidRPr="004E65A9" w:rsidRDefault="004E65A9" w:rsidP="00E673F3">
            <w:pPr>
              <w:rPr>
                <w:sz w:val="20"/>
                <w:szCs w:val="20"/>
              </w:rPr>
            </w:pPr>
            <w:r w:rsidRPr="004E65A9">
              <w:rPr>
                <w:sz w:val="20"/>
                <w:szCs w:val="20"/>
              </w:rPr>
              <w:t>472</w:t>
            </w:r>
          </w:p>
        </w:tc>
      </w:tr>
      <w:tr w:rsidR="00E673F3" w:rsidRPr="0052360E" w14:paraId="3C365DD6" w14:textId="77777777" w:rsidTr="00E673F3">
        <w:tc>
          <w:tcPr>
            <w:tcW w:w="1195" w:type="pct"/>
          </w:tcPr>
          <w:p w14:paraId="30C8A066" w14:textId="77777777" w:rsidR="00E673F3" w:rsidRPr="004E65A9" w:rsidRDefault="00E673F3" w:rsidP="00E673F3">
            <w:pPr>
              <w:rPr>
                <w:sz w:val="20"/>
                <w:szCs w:val="20"/>
              </w:rPr>
            </w:pPr>
            <w:r w:rsidRPr="004E65A9">
              <w:rPr>
                <w:sz w:val="20"/>
                <w:szCs w:val="20"/>
              </w:rPr>
              <w:t>Density (ye/km</w:t>
            </w:r>
            <w:r w:rsidRPr="004E65A9">
              <w:rPr>
                <w:sz w:val="20"/>
                <w:szCs w:val="20"/>
                <w:vertAlign w:val="superscript"/>
              </w:rPr>
              <w:t>2</w:t>
            </w:r>
            <w:r w:rsidRPr="004E65A9">
              <w:rPr>
                <w:sz w:val="20"/>
                <w:szCs w:val="20"/>
              </w:rPr>
              <w:t>)</w:t>
            </w:r>
          </w:p>
        </w:tc>
        <w:tc>
          <w:tcPr>
            <w:tcW w:w="1840" w:type="pct"/>
          </w:tcPr>
          <w:p w14:paraId="1BBE49A4" w14:textId="77777777" w:rsidR="00E673F3" w:rsidRPr="004E65A9" w:rsidRDefault="00A55066" w:rsidP="00E673F3">
            <w:pPr>
              <w:rPr>
                <w:sz w:val="20"/>
                <w:szCs w:val="20"/>
              </w:rPr>
            </w:pPr>
            <w:r w:rsidRPr="004E65A9">
              <w:rPr>
                <w:sz w:val="20"/>
                <w:szCs w:val="20"/>
              </w:rPr>
              <w:t>1240</w:t>
            </w:r>
          </w:p>
        </w:tc>
        <w:tc>
          <w:tcPr>
            <w:tcW w:w="1965" w:type="pct"/>
          </w:tcPr>
          <w:p w14:paraId="6E1BD139" w14:textId="77777777" w:rsidR="00E673F3" w:rsidRPr="004E65A9" w:rsidRDefault="004E65A9" w:rsidP="00E673F3">
            <w:pPr>
              <w:rPr>
                <w:sz w:val="20"/>
                <w:szCs w:val="20"/>
              </w:rPr>
            </w:pPr>
            <w:r w:rsidRPr="004E65A9">
              <w:rPr>
                <w:sz w:val="20"/>
                <w:szCs w:val="20"/>
              </w:rPr>
              <w:t>1156</w:t>
            </w:r>
          </w:p>
        </w:tc>
      </w:tr>
      <w:tr w:rsidR="00E673F3" w:rsidRPr="0052360E" w14:paraId="7D527EC9" w14:textId="77777777" w:rsidTr="00E673F3">
        <w:tc>
          <w:tcPr>
            <w:tcW w:w="1195" w:type="pct"/>
          </w:tcPr>
          <w:p w14:paraId="0CBAA466" w14:textId="77777777" w:rsidR="00E673F3" w:rsidRPr="004E65A9" w:rsidRDefault="00E673F3" w:rsidP="00E673F3">
            <w:pPr>
              <w:rPr>
                <w:sz w:val="20"/>
                <w:szCs w:val="20"/>
              </w:rPr>
            </w:pPr>
            <w:r w:rsidRPr="004E65A9">
              <w:rPr>
                <w:sz w:val="20"/>
                <w:szCs w:val="20"/>
              </w:rPr>
              <w:t>D LCL (ye/km</w:t>
            </w:r>
            <w:r w:rsidRPr="004E65A9">
              <w:rPr>
                <w:sz w:val="20"/>
                <w:szCs w:val="20"/>
                <w:vertAlign w:val="superscript"/>
              </w:rPr>
              <w:t>2</w:t>
            </w:r>
            <w:r w:rsidRPr="004E65A9">
              <w:rPr>
                <w:sz w:val="20"/>
                <w:szCs w:val="20"/>
              </w:rPr>
              <w:t>)</w:t>
            </w:r>
          </w:p>
        </w:tc>
        <w:tc>
          <w:tcPr>
            <w:tcW w:w="1840" w:type="pct"/>
          </w:tcPr>
          <w:p w14:paraId="6F41A5BC" w14:textId="77777777" w:rsidR="00E673F3" w:rsidRPr="004E65A9" w:rsidRDefault="00A55066" w:rsidP="00E673F3">
            <w:pPr>
              <w:rPr>
                <w:sz w:val="20"/>
                <w:szCs w:val="20"/>
              </w:rPr>
            </w:pPr>
            <w:r w:rsidRPr="004E65A9">
              <w:rPr>
                <w:sz w:val="20"/>
                <w:szCs w:val="20"/>
              </w:rPr>
              <w:t>845</w:t>
            </w:r>
          </w:p>
        </w:tc>
        <w:tc>
          <w:tcPr>
            <w:tcW w:w="1965" w:type="pct"/>
          </w:tcPr>
          <w:p w14:paraId="447FFE7B" w14:textId="77777777" w:rsidR="00E673F3" w:rsidRPr="004E65A9" w:rsidRDefault="004E65A9" w:rsidP="00E673F3">
            <w:pPr>
              <w:rPr>
                <w:sz w:val="20"/>
                <w:szCs w:val="20"/>
              </w:rPr>
            </w:pPr>
            <w:r w:rsidRPr="004E65A9">
              <w:rPr>
                <w:sz w:val="20"/>
                <w:szCs w:val="20"/>
              </w:rPr>
              <w:t>879</w:t>
            </w:r>
          </w:p>
        </w:tc>
      </w:tr>
      <w:tr w:rsidR="00E673F3" w:rsidRPr="0052360E" w14:paraId="5BE1E89B" w14:textId="77777777" w:rsidTr="00E673F3">
        <w:tc>
          <w:tcPr>
            <w:tcW w:w="1195" w:type="pct"/>
          </w:tcPr>
          <w:p w14:paraId="60D6D782" w14:textId="77777777" w:rsidR="00E673F3" w:rsidRPr="004E65A9" w:rsidRDefault="00E673F3" w:rsidP="00E673F3">
            <w:pPr>
              <w:rPr>
                <w:sz w:val="20"/>
                <w:szCs w:val="20"/>
              </w:rPr>
            </w:pPr>
            <w:r w:rsidRPr="004E65A9">
              <w:rPr>
                <w:sz w:val="20"/>
                <w:szCs w:val="20"/>
              </w:rPr>
              <w:t>D UCL (ye/km</w:t>
            </w:r>
            <w:r w:rsidRPr="004E65A9">
              <w:rPr>
                <w:sz w:val="20"/>
                <w:szCs w:val="20"/>
                <w:vertAlign w:val="superscript"/>
              </w:rPr>
              <w:t>2</w:t>
            </w:r>
            <w:r w:rsidRPr="004E65A9">
              <w:rPr>
                <w:sz w:val="20"/>
                <w:szCs w:val="20"/>
              </w:rPr>
              <w:t>)</w:t>
            </w:r>
          </w:p>
        </w:tc>
        <w:tc>
          <w:tcPr>
            <w:tcW w:w="1840" w:type="pct"/>
          </w:tcPr>
          <w:p w14:paraId="2D16850C" w14:textId="77777777" w:rsidR="00E673F3" w:rsidRPr="004E65A9" w:rsidRDefault="004E65A9" w:rsidP="00E673F3">
            <w:pPr>
              <w:rPr>
                <w:sz w:val="20"/>
                <w:szCs w:val="20"/>
              </w:rPr>
            </w:pPr>
            <w:r w:rsidRPr="004E65A9">
              <w:rPr>
                <w:sz w:val="20"/>
                <w:szCs w:val="20"/>
              </w:rPr>
              <w:t>1815</w:t>
            </w:r>
          </w:p>
        </w:tc>
        <w:tc>
          <w:tcPr>
            <w:tcW w:w="1965" w:type="pct"/>
          </w:tcPr>
          <w:p w14:paraId="53FAE9A3" w14:textId="77777777" w:rsidR="00E673F3" w:rsidRPr="004E65A9" w:rsidRDefault="004E65A9" w:rsidP="00E673F3">
            <w:pPr>
              <w:rPr>
                <w:sz w:val="20"/>
                <w:szCs w:val="20"/>
              </w:rPr>
            </w:pPr>
            <w:r w:rsidRPr="004E65A9">
              <w:rPr>
                <w:sz w:val="20"/>
                <w:szCs w:val="20"/>
              </w:rPr>
              <w:t>1520</w:t>
            </w:r>
          </w:p>
        </w:tc>
      </w:tr>
      <w:tr w:rsidR="00E673F3" w:rsidRPr="0052360E" w14:paraId="3198F528" w14:textId="77777777" w:rsidTr="00E673F3">
        <w:tc>
          <w:tcPr>
            <w:tcW w:w="1195" w:type="pct"/>
          </w:tcPr>
          <w:p w14:paraId="04A56CB6" w14:textId="77777777" w:rsidR="00E673F3" w:rsidRPr="004E65A9" w:rsidRDefault="00E673F3" w:rsidP="00E673F3">
            <w:pPr>
              <w:rPr>
                <w:sz w:val="20"/>
                <w:szCs w:val="20"/>
              </w:rPr>
            </w:pPr>
            <w:r w:rsidRPr="004E65A9">
              <w:rPr>
                <w:sz w:val="20"/>
                <w:szCs w:val="20"/>
              </w:rPr>
              <w:t>CV of D</w:t>
            </w:r>
          </w:p>
        </w:tc>
        <w:tc>
          <w:tcPr>
            <w:tcW w:w="1840" w:type="pct"/>
          </w:tcPr>
          <w:p w14:paraId="594832E5" w14:textId="77777777" w:rsidR="00E673F3" w:rsidRPr="004E65A9" w:rsidRDefault="004E65A9" w:rsidP="00E673F3">
            <w:pPr>
              <w:rPr>
                <w:sz w:val="20"/>
                <w:szCs w:val="20"/>
              </w:rPr>
            </w:pPr>
            <w:r w:rsidRPr="004E65A9">
              <w:rPr>
                <w:sz w:val="20"/>
                <w:szCs w:val="20"/>
              </w:rPr>
              <w:t>0.19</w:t>
            </w:r>
          </w:p>
        </w:tc>
        <w:tc>
          <w:tcPr>
            <w:tcW w:w="1965" w:type="pct"/>
          </w:tcPr>
          <w:p w14:paraId="41D55E8C" w14:textId="77777777" w:rsidR="00E673F3" w:rsidRPr="004E65A9" w:rsidRDefault="004E65A9" w:rsidP="00E673F3">
            <w:pPr>
              <w:rPr>
                <w:sz w:val="20"/>
                <w:szCs w:val="20"/>
              </w:rPr>
            </w:pPr>
            <w:r w:rsidRPr="004E65A9">
              <w:rPr>
                <w:sz w:val="20"/>
                <w:szCs w:val="20"/>
              </w:rPr>
              <w:t>0.14</w:t>
            </w:r>
          </w:p>
        </w:tc>
      </w:tr>
      <w:tr w:rsidR="00E673F3" w:rsidRPr="0052360E" w14:paraId="3878BE88" w14:textId="77777777" w:rsidTr="00E673F3">
        <w:trPr>
          <w:trHeight w:val="611"/>
        </w:trPr>
        <w:tc>
          <w:tcPr>
            <w:tcW w:w="1195" w:type="pct"/>
          </w:tcPr>
          <w:p w14:paraId="5401C045" w14:textId="77777777" w:rsidR="00E673F3" w:rsidRPr="004E65A9" w:rsidRDefault="00E673F3" w:rsidP="00E673F3">
            <w:pPr>
              <w:rPr>
                <w:sz w:val="20"/>
                <w:szCs w:val="20"/>
              </w:rPr>
            </w:pPr>
            <w:r w:rsidRPr="004E65A9">
              <w:rPr>
                <w:sz w:val="20"/>
                <w:szCs w:val="20"/>
              </w:rPr>
              <w:t>Judgement</w:t>
            </w:r>
          </w:p>
        </w:tc>
        <w:tc>
          <w:tcPr>
            <w:tcW w:w="1840" w:type="pct"/>
          </w:tcPr>
          <w:p w14:paraId="6239EE82" w14:textId="77777777" w:rsidR="00E673F3" w:rsidRPr="004E65A9" w:rsidRDefault="004E65A9" w:rsidP="00E673F3">
            <w:pPr>
              <w:rPr>
                <w:sz w:val="20"/>
                <w:szCs w:val="20"/>
              </w:rPr>
            </w:pPr>
            <w:r w:rsidRPr="004E65A9">
              <w:rPr>
                <w:sz w:val="20"/>
                <w:szCs w:val="20"/>
              </w:rPr>
              <w:t>Not biologically realistic</w:t>
            </w:r>
          </w:p>
        </w:tc>
        <w:tc>
          <w:tcPr>
            <w:tcW w:w="1965" w:type="pct"/>
          </w:tcPr>
          <w:p w14:paraId="637FCA17" w14:textId="77777777" w:rsidR="00E673F3" w:rsidRPr="004E65A9" w:rsidRDefault="004E65A9" w:rsidP="00E673F3">
            <w:pPr>
              <w:rPr>
                <w:sz w:val="20"/>
                <w:szCs w:val="20"/>
              </w:rPr>
            </w:pPr>
            <w:r w:rsidRPr="004E65A9">
              <w:rPr>
                <w:sz w:val="20"/>
                <w:szCs w:val="20"/>
              </w:rPr>
              <w:t>OK fit and shape</w:t>
            </w:r>
          </w:p>
        </w:tc>
      </w:tr>
      <w:tr w:rsidR="00E673F3" w:rsidRPr="0052360E" w14:paraId="7D2809F5" w14:textId="77777777" w:rsidTr="00E673F3">
        <w:tc>
          <w:tcPr>
            <w:tcW w:w="1195" w:type="pct"/>
          </w:tcPr>
          <w:p w14:paraId="0B3229A5" w14:textId="77777777" w:rsidR="00E673F3" w:rsidRPr="004E65A9" w:rsidRDefault="00E673F3" w:rsidP="00E673F3">
            <w:pPr>
              <w:rPr>
                <w:sz w:val="20"/>
                <w:szCs w:val="20"/>
              </w:rPr>
            </w:pPr>
            <w:r w:rsidRPr="004E65A9">
              <w:rPr>
                <w:sz w:val="20"/>
                <w:szCs w:val="20"/>
              </w:rPr>
              <w:t>X</w:t>
            </w:r>
            <w:r w:rsidRPr="004E65A9">
              <w:rPr>
                <w:sz w:val="20"/>
                <w:szCs w:val="20"/>
                <w:vertAlign w:val="superscript"/>
              </w:rPr>
              <w:t>2</w:t>
            </w:r>
            <w:r w:rsidRPr="004E65A9">
              <w:rPr>
                <w:sz w:val="20"/>
                <w:szCs w:val="20"/>
              </w:rPr>
              <w:t xml:space="preserve"> P-value</w:t>
            </w:r>
          </w:p>
        </w:tc>
        <w:tc>
          <w:tcPr>
            <w:tcW w:w="1840" w:type="pct"/>
          </w:tcPr>
          <w:p w14:paraId="1E74684C" w14:textId="77777777" w:rsidR="00E673F3" w:rsidRPr="004E65A9" w:rsidRDefault="004E65A9" w:rsidP="00E673F3">
            <w:pPr>
              <w:rPr>
                <w:sz w:val="20"/>
                <w:szCs w:val="20"/>
              </w:rPr>
            </w:pPr>
            <w:r w:rsidRPr="004E65A9">
              <w:rPr>
                <w:sz w:val="20"/>
                <w:szCs w:val="20"/>
              </w:rPr>
              <w:t>Test not possible</w:t>
            </w:r>
          </w:p>
        </w:tc>
        <w:tc>
          <w:tcPr>
            <w:tcW w:w="1965" w:type="pct"/>
          </w:tcPr>
          <w:p w14:paraId="72D1FEC7" w14:textId="77777777" w:rsidR="00E673F3" w:rsidRPr="004E65A9" w:rsidRDefault="004E65A9" w:rsidP="00E673F3">
            <w:pPr>
              <w:rPr>
                <w:sz w:val="20"/>
                <w:szCs w:val="20"/>
              </w:rPr>
            </w:pPr>
            <w:r w:rsidRPr="004E65A9">
              <w:rPr>
                <w:sz w:val="20"/>
                <w:szCs w:val="20"/>
              </w:rPr>
              <w:t>0.07</w:t>
            </w:r>
          </w:p>
        </w:tc>
      </w:tr>
      <w:tr w:rsidR="00E673F3" w:rsidRPr="0052360E" w14:paraId="12FAEBE5" w14:textId="77777777" w:rsidTr="00E673F3">
        <w:trPr>
          <w:trHeight w:val="272"/>
        </w:trPr>
        <w:tc>
          <w:tcPr>
            <w:tcW w:w="1195" w:type="pct"/>
          </w:tcPr>
          <w:p w14:paraId="0412EAFA" w14:textId="77777777" w:rsidR="00E673F3" w:rsidRPr="004E65A9" w:rsidRDefault="00E673F3" w:rsidP="00E673F3">
            <w:pPr>
              <w:rPr>
                <w:sz w:val="20"/>
                <w:szCs w:val="20"/>
              </w:rPr>
            </w:pPr>
            <w:r w:rsidRPr="004E65A9">
              <w:rPr>
                <w:sz w:val="20"/>
                <w:szCs w:val="20"/>
              </w:rPr>
              <w:t># parameters</w:t>
            </w:r>
          </w:p>
        </w:tc>
        <w:tc>
          <w:tcPr>
            <w:tcW w:w="1840" w:type="pct"/>
          </w:tcPr>
          <w:p w14:paraId="64CD2CBE" w14:textId="77777777" w:rsidR="00E673F3" w:rsidRPr="004E65A9" w:rsidRDefault="004E65A9" w:rsidP="00E673F3">
            <w:pPr>
              <w:rPr>
                <w:sz w:val="20"/>
                <w:szCs w:val="20"/>
              </w:rPr>
            </w:pPr>
            <w:r w:rsidRPr="004E65A9">
              <w:rPr>
                <w:sz w:val="20"/>
                <w:szCs w:val="20"/>
              </w:rPr>
              <w:t>4</w:t>
            </w:r>
          </w:p>
        </w:tc>
        <w:tc>
          <w:tcPr>
            <w:tcW w:w="1965" w:type="pct"/>
          </w:tcPr>
          <w:p w14:paraId="2E3A7082" w14:textId="77777777" w:rsidR="00E673F3" w:rsidRPr="004E65A9" w:rsidRDefault="004E65A9" w:rsidP="00E673F3">
            <w:pPr>
              <w:rPr>
                <w:sz w:val="20"/>
                <w:szCs w:val="20"/>
              </w:rPr>
            </w:pPr>
            <w:r w:rsidRPr="004E65A9">
              <w:rPr>
                <w:sz w:val="20"/>
                <w:szCs w:val="20"/>
              </w:rPr>
              <w:t>1</w:t>
            </w:r>
          </w:p>
        </w:tc>
      </w:tr>
      <w:tr w:rsidR="00E673F3" w:rsidRPr="0052360E" w14:paraId="2DD29C98" w14:textId="77777777" w:rsidTr="00E673F3">
        <w:tc>
          <w:tcPr>
            <w:tcW w:w="1195" w:type="pct"/>
          </w:tcPr>
          <w:p w14:paraId="3F385A4D" w14:textId="77777777" w:rsidR="00E673F3" w:rsidRPr="004E65A9" w:rsidRDefault="00E673F3" w:rsidP="00E673F3">
            <w:pPr>
              <w:rPr>
                <w:sz w:val="20"/>
                <w:szCs w:val="20"/>
              </w:rPr>
            </w:pPr>
            <w:r w:rsidRPr="004E65A9">
              <w:rPr>
                <w:sz w:val="20"/>
                <w:szCs w:val="20"/>
              </w:rPr>
              <w:t>warnings</w:t>
            </w:r>
          </w:p>
        </w:tc>
        <w:tc>
          <w:tcPr>
            <w:tcW w:w="1840" w:type="pct"/>
          </w:tcPr>
          <w:p w14:paraId="6FED18F5" w14:textId="77777777" w:rsidR="00E673F3" w:rsidRPr="004E65A9" w:rsidRDefault="00E673F3" w:rsidP="00E673F3">
            <w:pPr>
              <w:rPr>
                <w:sz w:val="20"/>
                <w:szCs w:val="20"/>
              </w:rPr>
            </w:pPr>
            <w:r w:rsidRPr="004E65A9">
              <w:t>Parameters being constrained to monotonicity</w:t>
            </w:r>
            <w:r w:rsidR="004E65A9" w:rsidRPr="004E65A9">
              <w:t>; parameters reduced</w:t>
            </w:r>
          </w:p>
        </w:tc>
        <w:tc>
          <w:tcPr>
            <w:tcW w:w="1965" w:type="pct"/>
          </w:tcPr>
          <w:p w14:paraId="75E358CD" w14:textId="77777777" w:rsidR="00E673F3" w:rsidRPr="004E65A9" w:rsidRDefault="004E65A9" w:rsidP="00E673F3">
            <w:pPr>
              <w:rPr>
                <w:sz w:val="20"/>
                <w:szCs w:val="20"/>
              </w:rPr>
            </w:pPr>
            <w:r w:rsidRPr="004E65A9">
              <w:t>Parameters reduced</w:t>
            </w:r>
          </w:p>
        </w:tc>
      </w:tr>
    </w:tbl>
    <w:p w14:paraId="03CE5142" w14:textId="77777777" w:rsidR="00AC3ACF" w:rsidRPr="00CD6C8B" w:rsidRDefault="00AC3ACF" w:rsidP="00AC3ACF">
      <w:pPr>
        <w:rPr>
          <w:b/>
        </w:rPr>
      </w:pPr>
      <w:r w:rsidRPr="00CD6C8B">
        <w:rPr>
          <w:b/>
        </w:rPr>
        <w:lastRenderedPageBreak/>
        <w:t>Appendix 2. Analysis 2</w:t>
      </w:r>
      <w:r w:rsidR="00157A6B" w:rsidRPr="00CD6C8B">
        <w:rPr>
          <w:b/>
        </w:rPr>
        <w:t xml:space="preserve"> for SAFE, includes a</w:t>
      </w:r>
      <w:r w:rsidRPr="00CD6C8B">
        <w:rPr>
          <w:b/>
        </w:rPr>
        <w:t>ll adults and subadults ≥ 340 mm</w:t>
      </w:r>
      <w:r w:rsidR="0048374B" w:rsidRPr="00CD6C8B">
        <w:rPr>
          <w:b/>
        </w:rPr>
        <w:t xml:space="preserve"> and with no length information</w:t>
      </w:r>
      <w:r w:rsidRPr="00CD6C8B">
        <w:rPr>
          <w:b/>
        </w:rPr>
        <w:t xml:space="preserve">. The preferred model for the </w:t>
      </w:r>
      <w:r w:rsidR="00157A6B" w:rsidRPr="00CD6C8B">
        <w:rPr>
          <w:b/>
        </w:rPr>
        <w:t>SAFE</w:t>
      </w:r>
      <w:r w:rsidRPr="00CD6C8B">
        <w:rPr>
          <w:b/>
        </w:rPr>
        <w:t xml:space="preserve"> </w:t>
      </w:r>
      <w:r w:rsidR="003F58BC" w:rsidRPr="00CD6C8B">
        <w:rPr>
          <w:b/>
        </w:rPr>
        <w:t>has</w:t>
      </w:r>
      <w:r w:rsidRPr="00CD6C8B">
        <w:rPr>
          <w:b/>
        </w:rPr>
        <w:t xml:space="preserve"> no b</w:t>
      </w:r>
      <w:r w:rsidR="00157A6B" w:rsidRPr="00CD6C8B">
        <w:rPr>
          <w:b/>
        </w:rPr>
        <w:t>inning or truncation (Appendix 2</w:t>
      </w:r>
      <w:r w:rsidRPr="00CD6C8B">
        <w:rPr>
          <w:b/>
        </w:rPr>
        <w:t xml:space="preserve">.A.). </w:t>
      </w:r>
    </w:p>
    <w:tbl>
      <w:tblPr>
        <w:tblStyle w:val="TableGrid"/>
        <w:tblW w:w="5000" w:type="pct"/>
        <w:tblLook w:val="04A0" w:firstRow="1" w:lastRow="0" w:firstColumn="1" w:lastColumn="0" w:noHBand="0" w:noVBand="1"/>
      </w:tblPr>
      <w:tblGrid>
        <w:gridCol w:w="2203"/>
        <w:gridCol w:w="3914"/>
        <w:gridCol w:w="3233"/>
      </w:tblGrid>
      <w:tr w:rsidR="00AC3ACF" w:rsidRPr="006333AF" w14:paraId="0A4B4A88" w14:textId="77777777" w:rsidTr="00DD64D2">
        <w:tc>
          <w:tcPr>
            <w:tcW w:w="5000" w:type="pct"/>
            <w:gridSpan w:val="3"/>
          </w:tcPr>
          <w:p w14:paraId="1D1002E2" w14:textId="77777777" w:rsidR="00AC3ACF" w:rsidRPr="006333AF" w:rsidRDefault="00AC3ACF" w:rsidP="00067EAA">
            <w:pPr>
              <w:rPr>
                <w:b/>
                <w:sz w:val="20"/>
                <w:szCs w:val="20"/>
              </w:rPr>
            </w:pPr>
            <w:r w:rsidRPr="006333AF">
              <w:rPr>
                <w:b/>
                <w:i/>
              </w:rPr>
              <w:t>Appendix 2.</w:t>
            </w:r>
            <w:r w:rsidR="00067EAA">
              <w:rPr>
                <w:b/>
                <w:i/>
              </w:rPr>
              <w:t>A. No binning or truncation, 160</w:t>
            </w:r>
            <w:r w:rsidR="006333AF" w:rsidRPr="006333AF">
              <w:rPr>
                <w:b/>
                <w:i/>
              </w:rPr>
              <w:t xml:space="preserve"> observations, width 1</w:t>
            </w:r>
            <w:r w:rsidR="00067EAA">
              <w:rPr>
                <w:b/>
                <w:i/>
              </w:rPr>
              <w:t>4.67</w:t>
            </w:r>
          </w:p>
        </w:tc>
      </w:tr>
      <w:tr w:rsidR="00AC3ACF" w:rsidRPr="006333AF" w14:paraId="12E9C75D" w14:textId="77777777" w:rsidTr="00DD64D2">
        <w:tc>
          <w:tcPr>
            <w:tcW w:w="1178" w:type="pct"/>
          </w:tcPr>
          <w:p w14:paraId="05770040" w14:textId="77777777" w:rsidR="00AC3ACF" w:rsidRPr="006333AF" w:rsidRDefault="00AC3ACF" w:rsidP="00DD64D2">
            <w:pPr>
              <w:rPr>
                <w:sz w:val="20"/>
                <w:szCs w:val="20"/>
              </w:rPr>
            </w:pPr>
          </w:p>
        </w:tc>
        <w:tc>
          <w:tcPr>
            <w:tcW w:w="2093" w:type="pct"/>
          </w:tcPr>
          <w:p w14:paraId="41515D9C" w14:textId="77777777" w:rsidR="00AC3ACF" w:rsidRPr="006333AF" w:rsidRDefault="00AC3ACF" w:rsidP="00DD64D2">
            <w:pPr>
              <w:rPr>
                <w:b/>
                <w:sz w:val="20"/>
                <w:szCs w:val="20"/>
              </w:rPr>
            </w:pPr>
            <w:r w:rsidRPr="006333AF">
              <w:rPr>
                <w:b/>
                <w:sz w:val="20"/>
                <w:szCs w:val="20"/>
              </w:rPr>
              <w:t>Hazard rate cosine</w:t>
            </w:r>
          </w:p>
        </w:tc>
        <w:tc>
          <w:tcPr>
            <w:tcW w:w="1729" w:type="pct"/>
          </w:tcPr>
          <w:p w14:paraId="6980F2A6" w14:textId="77777777" w:rsidR="00AC3ACF" w:rsidRPr="006333AF" w:rsidRDefault="00AC3ACF" w:rsidP="00DD64D2">
            <w:pPr>
              <w:rPr>
                <w:b/>
                <w:sz w:val="20"/>
                <w:szCs w:val="20"/>
              </w:rPr>
            </w:pPr>
            <w:r w:rsidRPr="006333AF">
              <w:rPr>
                <w:b/>
                <w:sz w:val="20"/>
                <w:szCs w:val="20"/>
              </w:rPr>
              <w:t>Half normal cosine</w:t>
            </w:r>
          </w:p>
        </w:tc>
      </w:tr>
      <w:tr w:rsidR="00AC3ACF" w:rsidRPr="006333AF" w14:paraId="4C899B55" w14:textId="77777777" w:rsidTr="006333AF">
        <w:trPr>
          <w:trHeight w:val="260"/>
        </w:trPr>
        <w:tc>
          <w:tcPr>
            <w:tcW w:w="1178" w:type="pct"/>
          </w:tcPr>
          <w:p w14:paraId="2D91F455" w14:textId="77777777" w:rsidR="00AC3ACF" w:rsidRPr="006333AF" w:rsidRDefault="00AC3ACF" w:rsidP="00DD64D2">
            <w:pPr>
              <w:rPr>
                <w:sz w:val="20"/>
                <w:szCs w:val="20"/>
              </w:rPr>
            </w:pPr>
            <w:r w:rsidRPr="006333AF">
              <w:rPr>
                <w:sz w:val="20"/>
                <w:szCs w:val="20"/>
              </w:rPr>
              <w:t>AIC</w:t>
            </w:r>
          </w:p>
        </w:tc>
        <w:tc>
          <w:tcPr>
            <w:tcW w:w="2093" w:type="pct"/>
          </w:tcPr>
          <w:p w14:paraId="53572789" w14:textId="77777777" w:rsidR="00AC3ACF" w:rsidRPr="006333AF" w:rsidRDefault="004B1149" w:rsidP="00DD64D2">
            <w:pPr>
              <w:rPr>
                <w:sz w:val="20"/>
                <w:szCs w:val="20"/>
              </w:rPr>
            </w:pPr>
            <w:r>
              <w:rPr>
                <w:sz w:val="20"/>
                <w:szCs w:val="20"/>
              </w:rPr>
              <w:t>797</w:t>
            </w:r>
          </w:p>
        </w:tc>
        <w:tc>
          <w:tcPr>
            <w:tcW w:w="1729" w:type="pct"/>
          </w:tcPr>
          <w:p w14:paraId="5194979F" w14:textId="77777777" w:rsidR="00AC3ACF" w:rsidRPr="006333AF" w:rsidRDefault="004B1149" w:rsidP="002B589C">
            <w:pPr>
              <w:rPr>
                <w:sz w:val="20"/>
                <w:szCs w:val="20"/>
              </w:rPr>
            </w:pPr>
            <w:r>
              <w:rPr>
                <w:sz w:val="20"/>
                <w:szCs w:val="20"/>
              </w:rPr>
              <w:t>797</w:t>
            </w:r>
          </w:p>
        </w:tc>
      </w:tr>
      <w:tr w:rsidR="00AC3ACF" w:rsidRPr="006333AF" w14:paraId="3BE51CAD" w14:textId="77777777" w:rsidTr="00DD64D2">
        <w:tc>
          <w:tcPr>
            <w:tcW w:w="1178" w:type="pct"/>
          </w:tcPr>
          <w:p w14:paraId="5618ED49" w14:textId="77777777" w:rsidR="00AC3ACF" w:rsidRPr="006333AF" w:rsidRDefault="00AC3ACF" w:rsidP="00DD64D2">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2093" w:type="pct"/>
          </w:tcPr>
          <w:p w14:paraId="1553E875" w14:textId="77777777" w:rsidR="00AC3ACF" w:rsidRPr="006333AF" w:rsidRDefault="004B1149" w:rsidP="00DD64D2">
            <w:pPr>
              <w:rPr>
                <w:sz w:val="20"/>
                <w:szCs w:val="20"/>
              </w:rPr>
            </w:pPr>
            <w:r>
              <w:rPr>
                <w:sz w:val="20"/>
                <w:szCs w:val="20"/>
              </w:rPr>
              <w:t>1158</w:t>
            </w:r>
          </w:p>
        </w:tc>
        <w:tc>
          <w:tcPr>
            <w:tcW w:w="1729" w:type="pct"/>
          </w:tcPr>
          <w:p w14:paraId="4F09894D" w14:textId="77777777" w:rsidR="00AC3ACF" w:rsidRPr="006333AF" w:rsidRDefault="004B1149" w:rsidP="00DD64D2">
            <w:pPr>
              <w:rPr>
                <w:sz w:val="20"/>
                <w:szCs w:val="20"/>
              </w:rPr>
            </w:pPr>
            <w:r>
              <w:rPr>
                <w:sz w:val="20"/>
                <w:szCs w:val="20"/>
              </w:rPr>
              <w:t>1101</w:t>
            </w:r>
          </w:p>
        </w:tc>
      </w:tr>
      <w:tr w:rsidR="00AC3ACF" w:rsidRPr="006333AF" w14:paraId="0A0E06BD" w14:textId="77777777" w:rsidTr="00DD64D2">
        <w:tc>
          <w:tcPr>
            <w:tcW w:w="1178" w:type="pct"/>
          </w:tcPr>
          <w:p w14:paraId="5F89DA2F" w14:textId="77777777" w:rsidR="00AC3ACF" w:rsidRPr="006333AF" w:rsidRDefault="00AC3ACF" w:rsidP="00DD64D2">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2093" w:type="pct"/>
          </w:tcPr>
          <w:p w14:paraId="468425E6" w14:textId="77777777" w:rsidR="00AC3ACF" w:rsidRPr="006333AF" w:rsidRDefault="004B1149" w:rsidP="00DD64D2">
            <w:pPr>
              <w:rPr>
                <w:sz w:val="20"/>
                <w:szCs w:val="20"/>
              </w:rPr>
            </w:pPr>
            <w:r>
              <w:rPr>
                <w:sz w:val="20"/>
                <w:szCs w:val="20"/>
              </w:rPr>
              <w:t>846</w:t>
            </w:r>
          </w:p>
        </w:tc>
        <w:tc>
          <w:tcPr>
            <w:tcW w:w="1729" w:type="pct"/>
          </w:tcPr>
          <w:p w14:paraId="56AEC6D0" w14:textId="77777777" w:rsidR="00AC3ACF" w:rsidRPr="006333AF" w:rsidRDefault="004B1149" w:rsidP="00DD64D2">
            <w:pPr>
              <w:rPr>
                <w:sz w:val="20"/>
                <w:szCs w:val="20"/>
              </w:rPr>
            </w:pPr>
            <w:r>
              <w:rPr>
                <w:sz w:val="20"/>
                <w:szCs w:val="20"/>
              </w:rPr>
              <w:t>833</w:t>
            </w:r>
          </w:p>
        </w:tc>
      </w:tr>
      <w:tr w:rsidR="00AC3ACF" w:rsidRPr="006333AF" w14:paraId="691F83FD" w14:textId="77777777" w:rsidTr="00DD64D2">
        <w:tc>
          <w:tcPr>
            <w:tcW w:w="1178" w:type="pct"/>
          </w:tcPr>
          <w:p w14:paraId="572526B9" w14:textId="77777777" w:rsidR="00AC3ACF" w:rsidRPr="006333AF" w:rsidRDefault="00AC3ACF" w:rsidP="00DD64D2">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2093" w:type="pct"/>
          </w:tcPr>
          <w:p w14:paraId="474B6B89" w14:textId="77777777" w:rsidR="00AC3ACF" w:rsidRPr="006333AF" w:rsidRDefault="004B1149" w:rsidP="00DD64D2">
            <w:pPr>
              <w:rPr>
                <w:sz w:val="20"/>
                <w:szCs w:val="20"/>
              </w:rPr>
            </w:pPr>
            <w:r>
              <w:rPr>
                <w:sz w:val="20"/>
                <w:szCs w:val="20"/>
              </w:rPr>
              <w:t>1583</w:t>
            </w:r>
          </w:p>
        </w:tc>
        <w:tc>
          <w:tcPr>
            <w:tcW w:w="1729" w:type="pct"/>
          </w:tcPr>
          <w:p w14:paraId="336948ED" w14:textId="77777777" w:rsidR="00AC3ACF" w:rsidRPr="006333AF" w:rsidRDefault="004B1149" w:rsidP="00DD64D2">
            <w:pPr>
              <w:rPr>
                <w:sz w:val="20"/>
                <w:szCs w:val="20"/>
              </w:rPr>
            </w:pPr>
            <w:r>
              <w:rPr>
                <w:sz w:val="20"/>
                <w:szCs w:val="20"/>
              </w:rPr>
              <w:t>1454</w:t>
            </w:r>
          </w:p>
        </w:tc>
      </w:tr>
      <w:tr w:rsidR="00AC3ACF" w:rsidRPr="006333AF" w14:paraId="2BA137EA" w14:textId="77777777" w:rsidTr="00DD64D2">
        <w:tc>
          <w:tcPr>
            <w:tcW w:w="1178" w:type="pct"/>
          </w:tcPr>
          <w:p w14:paraId="79175D38" w14:textId="77777777" w:rsidR="00AC3ACF" w:rsidRPr="006333AF" w:rsidRDefault="00AC3ACF" w:rsidP="00DD64D2">
            <w:pPr>
              <w:rPr>
                <w:sz w:val="20"/>
                <w:szCs w:val="20"/>
              </w:rPr>
            </w:pPr>
            <w:r w:rsidRPr="006333AF">
              <w:rPr>
                <w:sz w:val="20"/>
                <w:szCs w:val="20"/>
              </w:rPr>
              <w:t>CV of D</w:t>
            </w:r>
          </w:p>
        </w:tc>
        <w:tc>
          <w:tcPr>
            <w:tcW w:w="2093" w:type="pct"/>
          </w:tcPr>
          <w:p w14:paraId="10602528" w14:textId="77777777" w:rsidR="00AC3ACF" w:rsidRPr="006333AF" w:rsidRDefault="004B1149" w:rsidP="00DD64D2">
            <w:pPr>
              <w:rPr>
                <w:sz w:val="20"/>
                <w:szCs w:val="20"/>
              </w:rPr>
            </w:pPr>
            <w:r>
              <w:rPr>
                <w:sz w:val="20"/>
                <w:szCs w:val="20"/>
              </w:rPr>
              <w:t>0.16</w:t>
            </w:r>
          </w:p>
        </w:tc>
        <w:tc>
          <w:tcPr>
            <w:tcW w:w="1729" w:type="pct"/>
          </w:tcPr>
          <w:p w14:paraId="537E3417" w14:textId="77777777" w:rsidR="00AC3ACF" w:rsidRPr="006333AF" w:rsidRDefault="006333AF" w:rsidP="00DD64D2">
            <w:pPr>
              <w:rPr>
                <w:sz w:val="20"/>
                <w:szCs w:val="20"/>
              </w:rPr>
            </w:pPr>
            <w:r w:rsidRPr="006333AF">
              <w:rPr>
                <w:sz w:val="20"/>
                <w:szCs w:val="20"/>
              </w:rPr>
              <w:t>0.14</w:t>
            </w:r>
          </w:p>
        </w:tc>
      </w:tr>
      <w:tr w:rsidR="00AC3ACF" w:rsidRPr="006333AF" w14:paraId="13476C87" w14:textId="77777777" w:rsidTr="00DD64D2">
        <w:trPr>
          <w:trHeight w:val="656"/>
        </w:trPr>
        <w:tc>
          <w:tcPr>
            <w:tcW w:w="1178" w:type="pct"/>
          </w:tcPr>
          <w:p w14:paraId="62EAD283" w14:textId="77777777" w:rsidR="00AC3ACF" w:rsidRPr="006333AF" w:rsidRDefault="00AC3ACF" w:rsidP="00DD64D2">
            <w:pPr>
              <w:rPr>
                <w:sz w:val="20"/>
                <w:szCs w:val="20"/>
              </w:rPr>
            </w:pPr>
            <w:r w:rsidRPr="006333AF">
              <w:rPr>
                <w:sz w:val="20"/>
                <w:szCs w:val="20"/>
              </w:rPr>
              <w:t>Judgement</w:t>
            </w:r>
          </w:p>
        </w:tc>
        <w:tc>
          <w:tcPr>
            <w:tcW w:w="2093" w:type="pct"/>
          </w:tcPr>
          <w:p w14:paraId="659AE8DE" w14:textId="77777777" w:rsidR="00AC3ACF" w:rsidRPr="006333AF" w:rsidRDefault="006333AF" w:rsidP="00DD64D2">
            <w:pPr>
              <w:rPr>
                <w:sz w:val="20"/>
                <w:szCs w:val="20"/>
              </w:rPr>
            </w:pPr>
            <w:r>
              <w:rPr>
                <w:sz w:val="20"/>
                <w:szCs w:val="20"/>
              </w:rPr>
              <w:t>Very wide shoulder but OK shape</w:t>
            </w:r>
            <w:r w:rsidR="00067EAA">
              <w:rPr>
                <w:sz w:val="20"/>
                <w:szCs w:val="20"/>
              </w:rPr>
              <w:t>; bad fit at some distance intervals</w:t>
            </w:r>
            <w:r>
              <w:rPr>
                <w:sz w:val="20"/>
                <w:szCs w:val="20"/>
              </w:rPr>
              <w:t xml:space="preserve"> </w:t>
            </w:r>
          </w:p>
        </w:tc>
        <w:tc>
          <w:tcPr>
            <w:tcW w:w="1729" w:type="pct"/>
          </w:tcPr>
          <w:p w14:paraId="02E48177" w14:textId="77777777" w:rsidR="00AC3ACF" w:rsidRPr="006333AF" w:rsidRDefault="00730594" w:rsidP="00067EAA">
            <w:pPr>
              <w:rPr>
                <w:sz w:val="20"/>
                <w:szCs w:val="20"/>
              </w:rPr>
            </w:pPr>
            <w:r w:rsidRPr="006333AF">
              <w:rPr>
                <w:sz w:val="20"/>
                <w:szCs w:val="20"/>
              </w:rPr>
              <w:t xml:space="preserve">Good </w:t>
            </w:r>
            <w:r w:rsidR="00067EAA">
              <w:rPr>
                <w:sz w:val="20"/>
                <w:szCs w:val="20"/>
              </w:rPr>
              <w:t>shape and OK fit but no shoulder</w:t>
            </w:r>
          </w:p>
        </w:tc>
      </w:tr>
      <w:tr w:rsidR="00AC3ACF" w:rsidRPr="006333AF" w14:paraId="3A47B57B" w14:textId="77777777" w:rsidTr="00DD64D2">
        <w:tc>
          <w:tcPr>
            <w:tcW w:w="1178" w:type="pct"/>
          </w:tcPr>
          <w:p w14:paraId="361B36A9" w14:textId="77777777" w:rsidR="00AC3ACF" w:rsidRPr="006333AF" w:rsidRDefault="00AC3ACF" w:rsidP="00DD64D2">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2093" w:type="pct"/>
          </w:tcPr>
          <w:p w14:paraId="4D0CC40A" w14:textId="77777777" w:rsidR="00AC3ACF" w:rsidRPr="006333AF" w:rsidRDefault="004B1149" w:rsidP="004B1149">
            <w:pPr>
              <w:rPr>
                <w:sz w:val="20"/>
                <w:szCs w:val="20"/>
              </w:rPr>
            </w:pPr>
            <w:r>
              <w:rPr>
                <w:sz w:val="20"/>
                <w:szCs w:val="20"/>
              </w:rPr>
              <w:t>0.68</w:t>
            </w:r>
            <w:r w:rsidR="006333AF">
              <w:rPr>
                <w:sz w:val="20"/>
                <w:szCs w:val="20"/>
              </w:rPr>
              <w:t xml:space="preserve"> (1.</w:t>
            </w:r>
            <w:r>
              <w:rPr>
                <w:sz w:val="20"/>
                <w:szCs w:val="20"/>
              </w:rPr>
              <w:t>83 ft bins), 0.56</w:t>
            </w:r>
            <w:r w:rsidR="006333AF">
              <w:rPr>
                <w:sz w:val="20"/>
                <w:szCs w:val="20"/>
              </w:rPr>
              <w:t xml:space="preserve"> (1</w:t>
            </w:r>
            <w:r>
              <w:rPr>
                <w:sz w:val="20"/>
                <w:szCs w:val="20"/>
              </w:rPr>
              <w:t>.22</w:t>
            </w:r>
            <w:r w:rsidR="004E666F" w:rsidRPr="006333AF">
              <w:rPr>
                <w:sz w:val="20"/>
                <w:szCs w:val="20"/>
              </w:rPr>
              <w:t xml:space="preserve"> ft bins)</w:t>
            </w:r>
            <w:r>
              <w:rPr>
                <w:sz w:val="20"/>
                <w:szCs w:val="20"/>
              </w:rPr>
              <w:t>, 0.21</w:t>
            </w:r>
            <w:r w:rsidR="00CD6C8B">
              <w:rPr>
                <w:sz w:val="20"/>
                <w:szCs w:val="20"/>
              </w:rPr>
              <w:t xml:space="preserve"> (0.</w:t>
            </w:r>
            <w:r>
              <w:rPr>
                <w:sz w:val="20"/>
                <w:szCs w:val="20"/>
              </w:rPr>
              <w:t>815</w:t>
            </w:r>
            <w:r w:rsidR="004E666F" w:rsidRPr="006333AF">
              <w:rPr>
                <w:sz w:val="20"/>
                <w:szCs w:val="20"/>
              </w:rPr>
              <w:t xml:space="preserve"> ft bins)</w:t>
            </w:r>
          </w:p>
        </w:tc>
        <w:tc>
          <w:tcPr>
            <w:tcW w:w="1729" w:type="pct"/>
          </w:tcPr>
          <w:p w14:paraId="7DC99AE1" w14:textId="77777777" w:rsidR="00AC3ACF" w:rsidRPr="006333AF" w:rsidRDefault="004B1149" w:rsidP="00067EAA">
            <w:pPr>
              <w:rPr>
                <w:sz w:val="20"/>
                <w:szCs w:val="20"/>
              </w:rPr>
            </w:pPr>
            <w:r>
              <w:rPr>
                <w:sz w:val="20"/>
                <w:szCs w:val="20"/>
              </w:rPr>
              <w:t>0.46</w:t>
            </w:r>
            <w:r w:rsidR="00CD6C8B">
              <w:rPr>
                <w:sz w:val="20"/>
                <w:szCs w:val="20"/>
              </w:rPr>
              <w:t xml:space="preserve"> (1.83</w:t>
            </w:r>
            <w:r w:rsidR="00730594" w:rsidRPr="006333AF">
              <w:rPr>
                <w:sz w:val="20"/>
                <w:szCs w:val="20"/>
              </w:rPr>
              <w:t xml:space="preserve"> </w:t>
            </w:r>
            <w:r w:rsidR="00CD6C8B">
              <w:rPr>
                <w:sz w:val="20"/>
                <w:szCs w:val="20"/>
              </w:rPr>
              <w:t>ft bins), 0.29</w:t>
            </w:r>
            <w:r w:rsidR="00067EAA">
              <w:rPr>
                <w:sz w:val="20"/>
                <w:szCs w:val="20"/>
              </w:rPr>
              <w:t xml:space="preserve"> (1</w:t>
            </w:r>
            <w:r w:rsidR="00CD6C8B">
              <w:rPr>
                <w:sz w:val="20"/>
                <w:szCs w:val="20"/>
              </w:rPr>
              <w:t>.22 ft bins), 0.13 (0.815</w:t>
            </w:r>
            <w:r w:rsidR="006C4180" w:rsidRPr="006333AF">
              <w:rPr>
                <w:sz w:val="20"/>
                <w:szCs w:val="20"/>
              </w:rPr>
              <w:t xml:space="preserve"> ft bins)</w:t>
            </w:r>
          </w:p>
        </w:tc>
      </w:tr>
      <w:tr w:rsidR="00AC3ACF" w:rsidRPr="006333AF" w14:paraId="58E3E27B" w14:textId="77777777" w:rsidTr="00DD64D2">
        <w:tc>
          <w:tcPr>
            <w:tcW w:w="1178" w:type="pct"/>
          </w:tcPr>
          <w:p w14:paraId="6C0A0061" w14:textId="77777777" w:rsidR="00AC3ACF" w:rsidRPr="006333AF" w:rsidRDefault="00AC3ACF" w:rsidP="00DD64D2">
            <w:pPr>
              <w:rPr>
                <w:sz w:val="20"/>
                <w:szCs w:val="20"/>
              </w:rPr>
            </w:pPr>
            <w:r w:rsidRPr="006333AF">
              <w:rPr>
                <w:sz w:val="20"/>
                <w:szCs w:val="20"/>
              </w:rPr>
              <w:t># parameters</w:t>
            </w:r>
          </w:p>
        </w:tc>
        <w:tc>
          <w:tcPr>
            <w:tcW w:w="2093" w:type="pct"/>
          </w:tcPr>
          <w:p w14:paraId="56BD7B21" w14:textId="77777777" w:rsidR="00AC3ACF" w:rsidRPr="006333AF" w:rsidRDefault="006333AF" w:rsidP="00DD64D2">
            <w:pPr>
              <w:rPr>
                <w:sz w:val="20"/>
                <w:szCs w:val="20"/>
              </w:rPr>
            </w:pPr>
            <w:r w:rsidRPr="006333AF">
              <w:rPr>
                <w:sz w:val="20"/>
                <w:szCs w:val="20"/>
              </w:rPr>
              <w:t>2</w:t>
            </w:r>
          </w:p>
        </w:tc>
        <w:tc>
          <w:tcPr>
            <w:tcW w:w="1729" w:type="pct"/>
          </w:tcPr>
          <w:p w14:paraId="3E297E6D" w14:textId="77777777" w:rsidR="00AC3ACF" w:rsidRPr="006333AF" w:rsidRDefault="002B589C" w:rsidP="00DD64D2">
            <w:pPr>
              <w:rPr>
                <w:sz w:val="20"/>
                <w:szCs w:val="20"/>
              </w:rPr>
            </w:pPr>
            <w:r w:rsidRPr="006333AF">
              <w:rPr>
                <w:sz w:val="20"/>
                <w:szCs w:val="20"/>
              </w:rPr>
              <w:t>1</w:t>
            </w:r>
          </w:p>
        </w:tc>
      </w:tr>
      <w:tr w:rsidR="00AC3ACF" w:rsidRPr="006333AF" w14:paraId="433AE6C8" w14:textId="77777777" w:rsidTr="00DD64D2">
        <w:tc>
          <w:tcPr>
            <w:tcW w:w="1178" w:type="pct"/>
          </w:tcPr>
          <w:p w14:paraId="39745C14" w14:textId="77777777" w:rsidR="00AC3ACF" w:rsidRPr="006333AF" w:rsidRDefault="00AC3ACF" w:rsidP="00DD64D2">
            <w:pPr>
              <w:rPr>
                <w:sz w:val="20"/>
                <w:szCs w:val="20"/>
              </w:rPr>
            </w:pPr>
            <w:r w:rsidRPr="006333AF">
              <w:rPr>
                <w:sz w:val="20"/>
                <w:szCs w:val="20"/>
              </w:rPr>
              <w:t>Q-q plot</w:t>
            </w:r>
          </w:p>
        </w:tc>
        <w:tc>
          <w:tcPr>
            <w:tcW w:w="2093" w:type="pct"/>
          </w:tcPr>
          <w:p w14:paraId="3FFD4B79" w14:textId="77777777" w:rsidR="00AC3ACF" w:rsidRPr="006333AF" w:rsidRDefault="004B1149" w:rsidP="00DD64D2">
            <w:pPr>
              <w:rPr>
                <w:sz w:val="20"/>
                <w:szCs w:val="20"/>
              </w:rPr>
            </w:pPr>
            <w:r>
              <w:rPr>
                <w:sz w:val="20"/>
                <w:szCs w:val="20"/>
              </w:rPr>
              <w:t>OK fit with some large deviation in middle</w:t>
            </w:r>
          </w:p>
        </w:tc>
        <w:tc>
          <w:tcPr>
            <w:tcW w:w="1729" w:type="pct"/>
          </w:tcPr>
          <w:p w14:paraId="7345437C" w14:textId="77777777" w:rsidR="00AC3ACF" w:rsidRPr="006333AF" w:rsidRDefault="00067EAA" w:rsidP="00730594">
            <w:pPr>
              <w:rPr>
                <w:sz w:val="20"/>
                <w:szCs w:val="20"/>
              </w:rPr>
            </w:pPr>
            <w:r>
              <w:rPr>
                <w:sz w:val="20"/>
                <w:szCs w:val="20"/>
              </w:rPr>
              <w:t>Some deviation, especially in middle</w:t>
            </w:r>
          </w:p>
        </w:tc>
      </w:tr>
      <w:tr w:rsidR="00AC3ACF" w:rsidRPr="006333AF" w14:paraId="0338256C" w14:textId="77777777" w:rsidTr="00DD64D2">
        <w:tc>
          <w:tcPr>
            <w:tcW w:w="1178" w:type="pct"/>
          </w:tcPr>
          <w:p w14:paraId="45B44E83" w14:textId="77777777" w:rsidR="00AC3ACF" w:rsidRPr="006333AF" w:rsidRDefault="00AC3ACF" w:rsidP="00DD64D2">
            <w:pPr>
              <w:rPr>
                <w:sz w:val="20"/>
                <w:szCs w:val="20"/>
              </w:rPr>
            </w:pPr>
            <w:r w:rsidRPr="006333AF">
              <w:rPr>
                <w:sz w:val="20"/>
                <w:szCs w:val="20"/>
              </w:rPr>
              <w:t>K-S P-value</w:t>
            </w:r>
          </w:p>
        </w:tc>
        <w:tc>
          <w:tcPr>
            <w:tcW w:w="2093" w:type="pct"/>
          </w:tcPr>
          <w:p w14:paraId="3134D8D9" w14:textId="77777777" w:rsidR="00AC3ACF" w:rsidRPr="006333AF" w:rsidRDefault="004B1149" w:rsidP="00DD64D2">
            <w:pPr>
              <w:rPr>
                <w:sz w:val="20"/>
                <w:szCs w:val="20"/>
              </w:rPr>
            </w:pPr>
            <w:r>
              <w:rPr>
                <w:sz w:val="20"/>
                <w:szCs w:val="20"/>
              </w:rPr>
              <w:t>0.96</w:t>
            </w:r>
          </w:p>
        </w:tc>
        <w:tc>
          <w:tcPr>
            <w:tcW w:w="1729" w:type="pct"/>
          </w:tcPr>
          <w:p w14:paraId="536FCDD4" w14:textId="77777777" w:rsidR="00AC3ACF" w:rsidRPr="006333AF" w:rsidRDefault="00CD6C8B" w:rsidP="00DD64D2">
            <w:pPr>
              <w:rPr>
                <w:sz w:val="20"/>
                <w:szCs w:val="20"/>
              </w:rPr>
            </w:pPr>
            <w:r>
              <w:rPr>
                <w:sz w:val="20"/>
                <w:szCs w:val="20"/>
              </w:rPr>
              <w:t>0.87</w:t>
            </w:r>
          </w:p>
        </w:tc>
      </w:tr>
      <w:tr w:rsidR="00AC3ACF" w:rsidRPr="006333AF" w14:paraId="76C3A393" w14:textId="77777777" w:rsidTr="00DD64D2">
        <w:tc>
          <w:tcPr>
            <w:tcW w:w="1178" w:type="pct"/>
          </w:tcPr>
          <w:p w14:paraId="1C0046D3" w14:textId="77777777" w:rsidR="00AC3ACF" w:rsidRPr="006333AF" w:rsidRDefault="00AC3ACF" w:rsidP="00DD64D2">
            <w:pPr>
              <w:rPr>
                <w:sz w:val="20"/>
                <w:szCs w:val="20"/>
              </w:rPr>
            </w:pPr>
            <w:r w:rsidRPr="006333AF">
              <w:rPr>
                <w:sz w:val="20"/>
                <w:szCs w:val="20"/>
              </w:rPr>
              <w:t>warnings</w:t>
            </w:r>
          </w:p>
        </w:tc>
        <w:tc>
          <w:tcPr>
            <w:tcW w:w="2093" w:type="pct"/>
          </w:tcPr>
          <w:p w14:paraId="51A9D509" w14:textId="77777777" w:rsidR="00AC3ACF" w:rsidRPr="006333AF" w:rsidRDefault="004B1149" w:rsidP="00DD64D2">
            <w:pPr>
              <w:rPr>
                <w:sz w:val="20"/>
                <w:szCs w:val="20"/>
              </w:rPr>
            </w:pPr>
            <w:r>
              <w:rPr>
                <w:sz w:val="20"/>
                <w:szCs w:val="20"/>
              </w:rPr>
              <w:t>None</w:t>
            </w:r>
          </w:p>
        </w:tc>
        <w:tc>
          <w:tcPr>
            <w:tcW w:w="1729" w:type="pct"/>
          </w:tcPr>
          <w:p w14:paraId="7B5E9694" w14:textId="77777777" w:rsidR="00AC3ACF" w:rsidRPr="006333AF" w:rsidRDefault="00730594" w:rsidP="00DD64D2">
            <w:pPr>
              <w:rPr>
                <w:sz w:val="20"/>
                <w:szCs w:val="20"/>
              </w:rPr>
            </w:pPr>
            <w:r w:rsidRPr="006333AF">
              <w:rPr>
                <w:sz w:val="20"/>
                <w:szCs w:val="20"/>
              </w:rPr>
              <w:t>None</w:t>
            </w:r>
          </w:p>
        </w:tc>
      </w:tr>
    </w:tbl>
    <w:p w14:paraId="4A672953" w14:textId="77777777" w:rsidR="00AC3ACF" w:rsidRPr="006333AF" w:rsidRDefault="00AC3ACF" w:rsidP="00AC3ACF">
      <w:pPr>
        <w:rPr>
          <w:highlight w:val="yellow"/>
        </w:rPr>
      </w:pPr>
    </w:p>
    <w:tbl>
      <w:tblPr>
        <w:tblStyle w:val="TableGrid"/>
        <w:tblW w:w="5000" w:type="pct"/>
        <w:tblLook w:val="04A0" w:firstRow="1" w:lastRow="0" w:firstColumn="1" w:lastColumn="0" w:noHBand="0" w:noVBand="1"/>
      </w:tblPr>
      <w:tblGrid>
        <w:gridCol w:w="2234"/>
        <w:gridCol w:w="3441"/>
        <w:gridCol w:w="3675"/>
      </w:tblGrid>
      <w:tr w:rsidR="00AC3ACF" w:rsidRPr="006333AF" w14:paraId="60A78A7E" w14:textId="77777777" w:rsidTr="00DD64D2">
        <w:tc>
          <w:tcPr>
            <w:tcW w:w="5000" w:type="pct"/>
            <w:gridSpan w:val="3"/>
          </w:tcPr>
          <w:p w14:paraId="72A936C8" w14:textId="77777777" w:rsidR="00AC3ACF" w:rsidRPr="00067EAA" w:rsidRDefault="00AC3ACF" w:rsidP="00067EAA">
            <w:pPr>
              <w:rPr>
                <w:b/>
                <w:i/>
                <w:sz w:val="20"/>
                <w:szCs w:val="20"/>
              </w:rPr>
            </w:pPr>
            <w:r w:rsidRPr="00067EAA">
              <w:rPr>
                <w:b/>
                <w:i/>
              </w:rPr>
              <w:t xml:space="preserve"> Appendix 2</w:t>
            </w:r>
            <w:r w:rsidR="00EB531A" w:rsidRPr="00067EAA">
              <w:rPr>
                <w:b/>
                <w:i/>
              </w:rPr>
              <w:t xml:space="preserve">.B. 1-ft bins, </w:t>
            </w:r>
            <w:r w:rsidR="00067EAA">
              <w:rPr>
                <w:b/>
                <w:i/>
              </w:rPr>
              <w:t>no truncation, 160</w:t>
            </w:r>
            <w:r w:rsidR="00067EAA" w:rsidRPr="00067EAA">
              <w:rPr>
                <w:b/>
                <w:i/>
              </w:rPr>
              <w:t xml:space="preserve"> observations, width 1</w:t>
            </w:r>
            <w:r w:rsidR="00067EAA">
              <w:rPr>
                <w:b/>
                <w:i/>
              </w:rPr>
              <w:t>5</w:t>
            </w:r>
          </w:p>
        </w:tc>
      </w:tr>
      <w:tr w:rsidR="00AC3ACF" w:rsidRPr="006333AF" w14:paraId="2146CCD5" w14:textId="77777777" w:rsidTr="00DD64D2">
        <w:tc>
          <w:tcPr>
            <w:tcW w:w="1195" w:type="pct"/>
          </w:tcPr>
          <w:p w14:paraId="1678FD16" w14:textId="77777777" w:rsidR="00AC3ACF" w:rsidRPr="00067EAA" w:rsidRDefault="00AC3ACF" w:rsidP="00DD64D2">
            <w:pPr>
              <w:rPr>
                <w:sz w:val="20"/>
                <w:szCs w:val="20"/>
              </w:rPr>
            </w:pPr>
          </w:p>
        </w:tc>
        <w:tc>
          <w:tcPr>
            <w:tcW w:w="1840" w:type="pct"/>
          </w:tcPr>
          <w:p w14:paraId="3A91EB64" w14:textId="77777777" w:rsidR="00AC3ACF" w:rsidRPr="00067EAA" w:rsidRDefault="00AC3ACF" w:rsidP="00DD64D2">
            <w:pPr>
              <w:rPr>
                <w:b/>
                <w:sz w:val="20"/>
                <w:szCs w:val="20"/>
              </w:rPr>
            </w:pPr>
            <w:r w:rsidRPr="00067EAA">
              <w:rPr>
                <w:b/>
                <w:sz w:val="20"/>
                <w:szCs w:val="20"/>
              </w:rPr>
              <w:t>Hazard rate cosine</w:t>
            </w:r>
          </w:p>
        </w:tc>
        <w:tc>
          <w:tcPr>
            <w:tcW w:w="1965" w:type="pct"/>
          </w:tcPr>
          <w:p w14:paraId="0B00303A" w14:textId="77777777" w:rsidR="00AC3ACF" w:rsidRPr="00067EAA" w:rsidRDefault="00AC3ACF" w:rsidP="00DD64D2">
            <w:pPr>
              <w:rPr>
                <w:b/>
                <w:sz w:val="20"/>
                <w:szCs w:val="20"/>
              </w:rPr>
            </w:pPr>
            <w:r w:rsidRPr="00067EAA">
              <w:rPr>
                <w:b/>
                <w:sz w:val="20"/>
                <w:szCs w:val="20"/>
              </w:rPr>
              <w:t>Half normal cosine</w:t>
            </w:r>
          </w:p>
        </w:tc>
      </w:tr>
      <w:tr w:rsidR="00AC3ACF" w:rsidRPr="006333AF" w14:paraId="177581FE" w14:textId="77777777" w:rsidTr="00DD64D2">
        <w:trPr>
          <w:trHeight w:val="287"/>
        </w:trPr>
        <w:tc>
          <w:tcPr>
            <w:tcW w:w="1195" w:type="pct"/>
          </w:tcPr>
          <w:p w14:paraId="342CBDDA" w14:textId="77777777" w:rsidR="00AC3ACF" w:rsidRPr="00067EAA" w:rsidRDefault="00AC3ACF" w:rsidP="00DD64D2">
            <w:pPr>
              <w:rPr>
                <w:sz w:val="20"/>
                <w:szCs w:val="20"/>
              </w:rPr>
            </w:pPr>
            <w:r w:rsidRPr="00067EAA">
              <w:rPr>
                <w:sz w:val="20"/>
                <w:szCs w:val="20"/>
              </w:rPr>
              <w:t>AIC</w:t>
            </w:r>
          </w:p>
        </w:tc>
        <w:tc>
          <w:tcPr>
            <w:tcW w:w="1840" w:type="pct"/>
          </w:tcPr>
          <w:p w14:paraId="337C300F" w14:textId="77777777" w:rsidR="00AC3ACF" w:rsidRPr="00067EAA" w:rsidRDefault="00067EAA" w:rsidP="00DD64D2">
            <w:pPr>
              <w:rPr>
                <w:sz w:val="20"/>
                <w:szCs w:val="20"/>
              </w:rPr>
            </w:pPr>
            <w:r>
              <w:rPr>
                <w:sz w:val="20"/>
                <w:szCs w:val="20"/>
              </w:rPr>
              <w:t>797</w:t>
            </w:r>
          </w:p>
        </w:tc>
        <w:tc>
          <w:tcPr>
            <w:tcW w:w="1965" w:type="pct"/>
          </w:tcPr>
          <w:p w14:paraId="3E4C7D73" w14:textId="77777777" w:rsidR="00AC3ACF" w:rsidRPr="00067EAA" w:rsidRDefault="00067EAA" w:rsidP="00DD64D2">
            <w:pPr>
              <w:rPr>
                <w:sz w:val="20"/>
                <w:szCs w:val="20"/>
              </w:rPr>
            </w:pPr>
            <w:r>
              <w:rPr>
                <w:sz w:val="20"/>
                <w:szCs w:val="20"/>
              </w:rPr>
              <w:t>798</w:t>
            </w:r>
          </w:p>
        </w:tc>
      </w:tr>
      <w:tr w:rsidR="00AC3ACF" w:rsidRPr="006333AF" w14:paraId="2A381B5F" w14:textId="77777777" w:rsidTr="00DD64D2">
        <w:tc>
          <w:tcPr>
            <w:tcW w:w="1195" w:type="pct"/>
          </w:tcPr>
          <w:p w14:paraId="12089F41" w14:textId="77777777" w:rsidR="00AC3ACF" w:rsidRPr="00067EAA" w:rsidRDefault="00AC3ACF" w:rsidP="00DD64D2">
            <w:pPr>
              <w:rPr>
                <w:sz w:val="20"/>
                <w:szCs w:val="20"/>
              </w:rPr>
            </w:pPr>
            <w:r w:rsidRPr="00067EAA">
              <w:rPr>
                <w:sz w:val="20"/>
                <w:szCs w:val="20"/>
              </w:rPr>
              <w:t>Density (ye/km</w:t>
            </w:r>
            <w:r w:rsidRPr="00067EAA">
              <w:rPr>
                <w:sz w:val="20"/>
                <w:szCs w:val="20"/>
                <w:vertAlign w:val="superscript"/>
              </w:rPr>
              <w:t>2</w:t>
            </w:r>
            <w:r w:rsidRPr="00067EAA">
              <w:rPr>
                <w:sz w:val="20"/>
                <w:szCs w:val="20"/>
              </w:rPr>
              <w:t>)</w:t>
            </w:r>
          </w:p>
        </w:tc>
        <w:tc>
          <w:tcPr>
            <w:tcW w:w="1840" w:type="pct"/>
          </w:tcPr>
          <w:p w14:paraId="6FD23A01" w14:textId="77777777" w:rsidR="00AC3ACF" w:rsidRPr="00067EAA" w:rsidRDefault="00067EAA" w:rsidP="00DD64D2">
            <w:pPr>
              <w:rPr>
                <w:sz w:val="20"/>
                <w:szCs w:val="20"/>
              </w:rPr>
            </w:pPr>
            <w:r>
              <w:rPr>
                <w:sz w:val="20"/>
                <w:szCs w:val="20"/>
              </w:rPr>
              <w:t>1171</w:t>
            </w:r>
          </w:p>
        </w:tc>
        <w:tc>
          <w:tcPr>
            <w:tcW w:w="1965" w:type="pct"/>
          </w:tcPr>
          <w:p w14:paraId="6F083DCF" w14:textId="77777777" w:rsidR="00AC3ACF" w:rsidRPr="00067EAA" w:rsidRDefault="00067EAA" w:rsidP="00DD64D2">
            <w:pPr>
              <w:tabs>
                <w:tab w:val="left" w:pos="780"/>
              </w:tabs>
              <w:rPr>
                <w:sz w:val="20"/>
                <w:szCs w:val="20"/>
              </w:rPr>
            </w:pPr>
            <w:r>
              <w:rPr>
                <w:sz w:val="20"/>
                <w:szCs w:val="20"/>
              </w:rPr>
              <w:t>1111</w:t>
            </w:r>
          </w:p>
        </w:tc>
      </w:tr>
      <w:tr w:rsidR="00AC3ACF" w:rsidRPr="006333AF" w14:paraId="4AF44244" w14:textId="77777777" w:rsidTr="00DD64D2">
        <w:tc>
          <w:tcPr>
            <w:tcW w:w="1195" w:type="pct"/>
          </w:tcPr>
          <w:p w14:paraId="457ED803" w14:textId="77777777" w:rsidR="00AC3ACF" w:rsidRPr="00067EAA" w:rsidRDefault="00AC3ACF" w:rsidP="00DD64D2">
            <w:pPr>
              <w:rPr>
                <w:sz w:val="20"/>
                <w:szCs w:val="20"/>
              </w:rPr>
            </w:pPr>
            <w:r w:rsidRPr="00067EAA">
              <w:rPr>
                <w:sz w:val="20"/>
                <w:szCs w:val="20"/>
              </w:rPr>
              <w:t>D LCL (ye/km</w:t>
            </w:r>
            <w:r w:rsidRPr="00067EAA">
              <w:rPr>
                <w:sz w:val="20"/>
                <w:szCs w:val="20"/>
                <w:vertAlign w:val="superscript"/>
              </w:rPr>
              <w:t>2</w:t>
            </w:r>
            <w:r w:rsidRPr="00067EAA">
              <w:rPr>
                <w:sz w:val="20"/>
                <w:szCs w:val="20"/>
              </w:rPr>
              <w:t>)</w:t>
            </w:r>
          </w:p>
        </w:tc>
        <w:tc>
          <w:tcPr>
            <w:tcW w:w="1840" w:type="pct"/>
          </w:tcPr>
          <w:p w14:paraId="2E31D663" w14:textId="77777777" w:rsidR="00AC3ACF" w:rsidRPr="00067EAA" w:rsidRDefault="00067EAA" w:rsidP="00DD64D2">
            <w:pPr>
              <w:rPr>
                <w:sz w:val="20"/>
                <w:szCs w:val="20"/>
              </w:rPr>
            </w:pPr>
            <w:r>
              <w:rPr>
                <w:sz w:val="20"/>
                <w:szCs w:val="20"/>
              </w:rPr>
              <w:t>857</w:t>
            </w:r>
          </w:p>
        </w:tc>
        <w:tc>
          <w:tcPr>
            <w:tcW w:w="1965" w:type="pct"/>
          </w:tcPr>
          <w:p w14:paraId="48FA7200" w14:textId="77777777" w:rsidR="00AC3ACF" w:rsidRPr="00067EAA" w:rsidRDefault="00067EAA" w:rsidP="00DD64D2">
            <w:pPr>
              <w:rPr>
                <w:sz w:val="20"/>
                <w:szCs w:val="20"/>
              </w:rPr>
            </w:pPr>
            <w:r>
              <w:rPr>
                <w:sz w:val="20"/>
                <w:szCs w:val="20"/>
              </w:rPr>
              <w:t>843</w:t>
            </w:r>
          </w:p>
        </w:tc>
      </w:tr>
      <w:tr w:rsidR="00AC3ACF" w:rsidRPr="006333AF" w14:paraId="1C39877B" w14:textId="77777777" w:rsidTr="00DD64D2">
        <w:tc>
          <w:tcPr>
            <w:tcW w:w="1195" w:type="pct"/>
          </w:tcPr>
          <w:p w14:paraId="179F037F" w14:textId="77777777" w:rsidR="00AC3ACF" w:rsidRPr="00067EAA" w:rsidRDefault="00AC3ACF" w:rsidP="00DD64D2">
            <w:pPr>
              <w:rPr>
                <w:sz w:val="20"/>
                <w:szCs w:val="20"/>
              </w:rPr>
            </w:pPr>
            <w:r w:rsidRPr="00067EAA">
              <w:rPr>
                <w:sz w:val="20"/>
                <w:szCs w:val="20"/>
              </w:rPr>
              <w:t>D UCL (ye/km</w:t>
            </w:r>
            <w:r w:rsidRPr="00067EAA">
              <w:rPr>
                <w:sz w:val="20"/>
                <w:szCs w:val="20"/>
                <w:vertAlign w:val="superscript"/>
              </w:rPr>
              <w:t>2</w:t>
            </w:r>
            <w:r w:rsidRPr="00067EAA">
              <w:rPr>
                <w:sz w:val="20"/>
                <w:szCs w:val="20"/>
              </w:rPr>
              <w:t>)</w:t>
            </w:r>
          </w:p>
        </w:tc>
        <w:tc>
          <w:tcPr>
            <w:tcW w:w="1840" w:type="pct"/>
          </w:tcPr>
          <w:p w14:paraId="4A55DBFA" w14:textId="77777777" w:rsidR="00AC3ACF" w:rsidRPr="00067EAA" w:rsidRDefault="00067EAA" w:rsidP="00DD64D2">
            <w:pPr>
              <w:rPr>
                <w:sz w:val="20"/>
                <w:szCs w:val="20"/>
              </w:rPr>
            </w:pPr>
            <w:r>
              <w:rPr>
                <w:sz w:val="20"/>
                <w:szCs w:val="20"/>
              </w:rPr>
              <w:t>1601</w:t>
            </w:r>
          </w:p>
        </w:tc>
        <w:tc>
          <w:tcPr>
            <w:tcW w:w="1965" w:type="pct"/>
          </w:tcPr>
          <w:p w14:paraId="5AE4F28A" w14:textId="77777777" w:rsidR="00AC3ACF" w:rsidRPr="00067EAA" w:rsidRDefault="00067EAA" w:rsidP="00DD64D2">
            <w:pPr>
              <w:rPr>
                <w:sz w:val="20"/>
                <w:szCs w:val="20"/>
              </w:rPr>
            </w:pPr>
            <w:r>
              <w:rPr>
                <w:sz w:val="20"/>
                <w:szCs w:val="20"/>
              </w:rPr>
              <w:t>1466</w:t>
            </w:r>
          </w:p>
        </w:tc>
      </w:tr>
      <w:tr w:rsidR="00AC3ACF" w:rsidRPr="006333AF" w14:paraId="4A06FCF6" w14:textId="77777777" w:rsidTr="00DD64D2">
        <w:tc>
          <w:tcPr>
            <w:tcW w:w="1195" w:type="pct"/>
          </w:tcPr>
          <w:p w14:paraId="660F2A03" w14:textId="77777777" w:rsidR="00AC3ACF" w:rsidRPr="00067EAA" w:rsidRDefault="00AC3ACF" w:rsidP="00DD64D2">
            <w:pPr>
              <w:rPr>
                <w:sz w:val="20"/>
                <w:szCs w:val="20"/>
              </w:rPr>
            </w:pPr>
            <w:r w:rsidRPr="00067EAA">
              <w:rPr>
                <w:sz w:val="20"/>
                <w:szCs w:val="20"/>
              </w:rPr>
              <w:t>CV of D</w:t>
            </w:r>
          </w:p>
        </w:tc>
        <w:tc>
          <w:tcPr>
            <w:tcW w:w="1840" w:type="pct"/>
          </w:tcPr>
          <w:p w14:paraId="6ECB94FF" w14:textId="77777777" w:rsidR="00AC3ACF" w:rsidRPr="00067EAA" w:rsidRDefault="00067EAA" w:rsidP="00DD64D2">
            <w:pPr>
              <w:rPr>
                <w:sz w:val="20"/>
                <w:szCs w:val="20"/>
              </w:rPr>
            </w:pPr>
            <w:r w:rsidRPr="00067EAA">
              <w:rPr>
                <w:sz w:val="20"/>
                <w:szCs w:val="20"/>
              </w:rPr>
              <w:t>0.16</w:t>
            </w:r>
          </w:p>
        </w:tc>
        <w:tc>
          <w:tcPr>
            <w:tcW w:w="1965" w:type="pct"/>
          </w:tcPr>
          <w:p w14:paraId="131FE7A9" w14:textId="77777777" w:rsidR="00AC3ACF" w:rsidRPr="00067EAA" w:rsidRDefault="00067EAA" w:rsidP="00DD64D2">
            <w:pPr>
              <w:rPr>
                <w:sz w:val="20"/>
                <w:szCs w:val="20"/>
              </w:rPr>
            </w:pPr>
            <w:r>
              <w:rPr>
                <w:sz w:val="20"/>
                <w:szCs w:val="20"/>
              </w:rPr>
              <w:t>0.24</w:t>
            </w:r>
          </w:p>
        </w:tc>
      </w:tr>
      <w:tr w:rsidR="00AC3ACF" w:rsidRPr="006333AF" w14:paraId="43AD015E" w14:textId="77777777" w:rsidTr="00DD64D2">
        <w:trPr>
          <w:trHeight w:val="611"/>
        </w:trPr>
        <w:tc>
          <w:tcPr>
            <w:tcW w:w="1195" w:type="pct"/>
          </w:tcPr>
          <w:p w14:paraId="0923368C" w14:textId="77777777" w:rsidR="00AC3ACF" w:rsidRPr="00067EAA" w:rsidRDefault="00AC3ACF" w:rsidP="00DD64D2">
            <w:pPr>
              <w:rPr>
                <w:sz w:val="20"/>
                <w:szCs w:val="20"/>
              </w:rPr>
            </w:pPr>
            <w:r w:rsidRPr="00067EAA">
              <w:rPr>
                <w:sz w:val="20"/>
                <w:szCs w:val="20"/>
              </w:rPr>
              <w:t>Judgement</w:t>
            </w:r>
          </w:p>
        </w:tc>
        <w:tc>
          <w:tcPr>
            <w:tcW w:w="1840" w:type="pct"/>
          </w:tcPr>
          <w:p w14:paraId="26F04FC9" w14:textId="77777777" w:rsidR="00AC3ACF" w:rsidRPr="00067EAA" w:rsidRDefault="00EB531A" w:rsidP="00DD64D2">
            <w:pPr>
              <w:rPr>
                <w:sz w:val="20"/>
                <w:szCs w:val="20"/>
              </w:rPr>
            </w:pPr>
            <w:r w:rsidRPr="00067EAA">
              <w:rPr>
                <w:sz w:val="20"/>
                <w:szCs w:val="20"/>
              </w:rPr>
              <w:t>Unrealistic shape</w:t>
            </w:r>
          </w:p>
        </w:tc>
        <w:tc>
          <w:tcPr>
            <w:tcW w:w="1965" w:type="pct"/>
          </w:tcPr>
          <w:p w14:paraId="6C318AF6" w14:textId="77777777" w:rsidR="00AC3ACF" w:rsidRPr="00067EAA" w:rsidRDefault="00EB531A" w:rsidP="00067EAA">
            <w:pPr>
              <w:rPr>
                <w:sz w:val="20"/>
                <w:szCs w:val="20"/>
              </w:rPr>
            </w:pPr>
            <w:r w:rsidRPr="00067EAA">
              <w:rPr>
                <w:sz w:val="20"/>
                <w:szCs w:val="20"/>
              </w:rPr>
              <w:t xml:space="preserve">No shoulder; good shape </w:t>
            </w:r>
            <w:r w:rsidR="00067EAA" w:rsidRPr="00067EAA">
              <w:rPr>
                <w:sz w:val="20"/>
                <w:szCs w:val="20"/>
              </w:rPr>
              <w:t>but not great fit at some intervals</w:t>
            </w:r>
          </w:p>
        </w:tc>
      </w:tr>
      <w:tr w:rsidR="00AC3ACF" w:rsidRPr="006333AF" w14:paraId="090533F5" w14:textId="77777777" w:rsidTr="00DD64D2">
        <w:tc>
          <w:tcPr>
            <w:tcW w:w="1195" w:type="pct"/>
          </w:tcPr>
          <w:p w14:paraId="5F1A52AE" w14:textId="77777777" w:rsidR="00AC3ACF" w:rsidRPr="00067EAA" w:rsidRDefault="00AC3ACF" w:rsidP="00DD64D2">
            <w:pPr>
              <w:rPr>
                <w:sz w:val="20"/>
                <w:szCs w:val="20"/>
              </w:rPr>
            </w:pPr>
            <w:r w:rsidRPr="00067EAA">
              <w:rPr>
                <w:sz w:val="20"/>
                <w:szCs w:val="20"/>
              </w:rPr>
              <w:t>X</w:t>
            </w:r>
            <w:r w:rsidRPr="00067EAA">
              <w:rPr>
                <w:sz w:val="20"/>
                <w:szCs w:val="20"/>
                <w:vertAlign w:val="superscript"/>
              </w:rPr>
              <w:t>2</w:t>
            </w:r>
            <w:r w:rsidRPr="00067EAA">
              <w:rPr>
                <w:sz w:val="20"/>
                <w:szCs w:val="20"/>
              </w:rPr>
              <w:t xml:space="preserve"> P-value</w:t>
            </w:r>
          </w:p>
        </w:tc>
        <w:tc>
          <w:tcPr>
            <w:tcW w:w="1840" w:type="pct"/>
          </w:tcPr>
          <w:p w14:paraId="0FE2CDC2" w14:textId="77777777" w:rsidR="00AC3ACF" w:rsidRPr="00067EAA" w:rsidRDefault="00067EAA" w:rsidP="00DD64D2">
            <w:pPr>
              <w:rPr>
                <w:sz w:val="20"/>
                <w:szCs w:val="20"/>
              </w:rPr>
            </w:pPr>
            <w:r w:rsidRPr="00067EAA">
              <w:rPr>
                <w:sz w:val="20"/>
                <w:szCs w:val="20"/>
              </w:rPr>
              <w:t>0.</w:t>
            </w:r>
            <w:r>
              <w:rPr>
                <w:sz w:val="20"/>
                <w:szCs w:val="20"/>
              </w:rPr>
              <w:t>41</w:t>
            </w:r>
          </w:p>
        </w:tc>
        <w:tc>
          <w:tcPr>
            <w:tcW w:w="1965" w:type="pct"/>
          </w:tcPr>
          <w:p w14:paraId="0AFC3836" w14:textId="77777777" w:rsidR="00AC3ACF" w:rsidRPr="00067EAA" w:rsidRDefault="00067EAA" w:rsidP="00067EAA">
            <w:pPr>
              <w:rPr>
                <w:sz w:val="20"/>
                <w:szCs w:val="20"/>
              </w:rPr>
            </w:pPr>
            <w:r w:rsidRPr="00067EAA">
              <w:rPr>
                <w:sz w:val="20"/>
                <w:szCs w:val="20"/>
              </w:rPr>
              <w:t>0.19</w:t>
            </w:r>
          </w:p>
        </w:tc>
      </w:tr>
      <w:tr w:rsidR="00AC3ACF" w:rsidRPr="006333AF" w14:paraId="1101E752" w14:textId="77777777" w:rsidTr="00DD64D2">
        <w:tc>
          <w:tcPr>
            <w:tcW w:w="1195" w:type="pct"/>
          </w:tcPr>
          <w:p w14:paraId="27A6E44B" w14:textId="77777777" w:rsidR="00AC3ACF" w:rsidRPr="00067EAA" w:rsidRDefault="00AC3ACF" w:rsidP="00DD64D2">
            <w:pPr>
              <w:rPr>
                <w:sz w:val="20"/>
                <w:szCs w:val="20"/>
              </w:rPr>
            </w:pPr>
            <w:r w:rsidRPr="00067EAA">
              <w:rPr>
                <w:sz w:val="20"/>
                <w:szCs w:val="20"/>
              </w:rPr>
              <w:t># parameters</w:t>
            </w:r>
          </w:p>
        </w:tc>
        <w:tc>
          <w:tcPr>
            <w:tcW w:w="1840" w:type="pct"/>
          </w:tcPr>
          <w:p w14:paraId="4890E41E" w14:textId="77777777" w:rsidR="00AC3ACF" w:rsidRPr="00067EAA" w:rsidRDefault="00EB531A" w:rsidP="00DD64D2">
            <w:pPr>
              <w:rPr>
                <w:sz w:val="20"/>
                <w:szCs w:val="20"/>
              </w:rPr>
            </w:pPr>
            <w:r w:rsidRPr="00067EAA">
              <w:rPr>
                <w:sz w:val="20"/>
                <w:szCs w:val="20"/>
              </w:rPr>
              <w:t>3</w:t>
            </w:r>
          </w:p>
        </w:tc>
        <w:tc>
          <w:tcPr>
            <w:tcW w:w="1965" w:type="pct"/>
          </w:tcPr>
          <w:p w14:paraId="798C28B0" w14:textId="77777777" w:rsidR="00AC3ACF" w:rsidRPr="00067EAA" w:rsidRDefault="00EB531A" w:rsidP="00DD64D2">
            <w:pPr>
              <w:rPr>
                <w:sz w:val="20"/>
                <w:szCs w:val="20"/>
              </w:rPr>
            </w:pPr>
            <w:r w:rsidRPr="00067EAA">
              <w:rPr>
                <w:sz w:val="20"/>
                <w:szCs w:val="20"/>
              </w:rPr>
              <w:t>1</w:t>
            </w:r>
          </w:p>
        </w:tc>
      </w:tr>
      <w:tr w:rsidR="00AC3ACF" w:rsidRPr="006333AF" w14:paraId="74E00F07" w14:textId="77777777" w:rsidTr="00DD64D2">
        <w:tc>
          <w:tcPr>
            <w:tcW w:w="1195" w:type="pct"/>
          </w:tcPr>
          <w:p w14:paraId="1113E02D" w14:textId="77777777" w:rsidR="00AC3ACF" w:rsidRPr="00067EAA" w:rsidRDefault="00AC3ACF" w:rsidP="00DD64D2">
            <w:pPr>
              <w:rPr>
                <w:sz w:val="20"/>
                <w:szCs w:val="20"/>
              </w:rPr>
            </w:pPr>
            <w:r w:rsidRPr="00067EAA">
              <w:rPr>
                <w:sz w:val="20"/>
                <w:szCs w:val="20"/>
              </w:rPr>
              <w:t>warnings</w:t>
            </w:r>
          </w:p>
        </w:tc>
        <w:tc>
          <w:tcPr>
            <w:tcW w:w="1840" w:type="pct"/>
          </w:tcPr>
          <w:p w14:paraId="428BD858" w14:textId="77777777" w:rsidR="00AC3ACF" w:rsidRPr="00067EAA" w:rsidRDefault="00067EAA" w:rsidP="00DD64D2">
            <w:pPr>
              <w:rPr>
                <w:sz w:val="20"/>
                <w:szCs w:val="20"/>
              </w:rPr>
            </w:pPr>
            <w:r>
              <w:rPr>
                <w:sz w:val="20"/>
                <w:szCs w:val="20"/>
              </w:rPr>
              <w:t>None</w:t>
            </w:r>
          </w:p>
        </w:tc>
        <w:tc>
          <w:tcPr>
            <w:tcW w:w="1965" w:type="pct"/>
          </w:tcPr>
          <w:p w14:paraId="09F77214" w14:textId="77777777" w:rsidR="00AC3ACF" w:rsidRPr="00067EAA" w:rsidRDefault="00EB531A" w:rsidP="00DD64D2">
            <w:pPr>
              <w:rPr>
                <w:sz w:val="20"/>
                <w:szCs w:val="20"/>
              </w:rPr>
            </w:pPr>
            <w:r w:rsidRPr="00067EAA">
              <w:rPr>
                <w:sz w:val="20"/>
                <w:szCs w:val="20"/>
              </w:rPr>
              <w:t>None</w:t>
            </w:r>
          </w:p>
        </w:tc>
      </w:tr>
    </w:tbl>
    <w:p w14:paraId="52AD6E5C" w14:textId="77777777" w:rsidR="00AC3ACF" w:rsidRPr="006333AF" w:rsidRDefault="00AC3ACF" w:rsidP="00AC3ACF">
      <w:pPr>
        <w:rPr>
          <w:highlight w:val="yellow"/>
        </w:rPr>
        <w:sectPr w:rsidR="00AC3ACF" w:rsidRPr="006333AF">
          <w:pgSz w:w="12240" w:h="15840"/>
          <w:pgMar w:top="1440" w:right="1440" w:bottom="1440" w:left="1440" w:header="720" w:footer="720" w:gutter="0"/>
          <w:cols w:space="720"/>
          <w:docGrid w:linePitch="360"/>
        </w:sectPr>
      </w:pPr>
    </w:p>
    <w:tbl>
      <w:tblPr>
        <w:tblStyle w:val="TableGrid"/>
        <w:tblW w:w="5000" w:type="pct"/>
        <w:tblLook w:val="04A0" w:firstRow="1" w:lastRow="0" w:firstColumn="1" w:lastColumn="0" w:noHBand="0" w:noVBand="1"/>
      </w:tblPr>
      <w:tblGrid>
        <w:gridCol w:w="2234"/>
        <w:gridCol w:w="3441"/>
        <w:gridCol w:w="3675"/>
      </w:tblGrid>
      <w:tr w:rsidR="00AC3ACF" w:rsidRPr="006333AF" w14:paraId="7211C613" w14:textId="77777777" w:rsidTr="00DD64D2">
        <w:tc>
          <w:tcPr>
            <w:tcW w:w="5000" w:type="pct"/>
            <w:gridSpan w:val="3"/>
          </w:tcPr>
          <w:p w14:paraId="626FB223" w14:textId="77777777" w:rsidR="00AC3ACF" w:rsidRPr="00144257" w:rsidRDefault="00AC3ACF" w:rsidP="00AC3ACF">
            <w:pPr>
              <w:rPr>
                <w:b/>
                <w:i/>
                <w:sz w:val="20"/>
                <w:szCs w:val="20"/>
              </w:rPr>
            </w:pPr>
            <w:r w:rsidRPr="00144257">
              <w:rPr>
                <w:b/>
                <w:i/>
              </w:rPr>
              <w:lastRenderedPageBreak/>
              <w:t>Appendix 2.C.</w:t>
            </w:r>
            <w:r w:rsidR="00144257">
              <w:rPr>
                <w:b/>
                <w:i/>
              </w:rPr>
              <w:t xml:space="preserve"> 1.5-ft bins, no truncation, 160 observations, width 15</w:t>
            </w:r>
          </w:p>
        </w:tc>
      </w:tr>
      <w:tr w:rsidR="00AC3ACF" w:rsidRPr="006333AF" w14:paraId="74A93ADC" w14:textId="77777777" w:rsidTr="00DD64D2">
        <w:trPr>
          <w:trHeight w:val="602"/>
        </w:trPr>
        <w:tc>
          <w:tcPr>
            <w:tcW w:w="1195" w:type="pct"/>
          </w:tcPr>
          <w:p w14:paraId="2EE8AD2E" w14:textId="77777777" w:rsidR="00AC3ACF" w:rsidRPr="00144257" w:rsidRDefault="00AC3ACF" w:rsidP="00DD64D2">
            <w:pPr>
              <w:rPr>
                <w:sz w:val="20"/>
                <w:szCs w:val="20"/>
              </w:rPr>
            </w:pPr>
          </w:p>
        </w:tc>
        <w:tc>
          <w:tcPr>
            <w:tcW w:w="1840" w:type="pct"/>
          </w:tcPr>
          <w:p w14:paraId="2F48954E" w14:textId="77777777" w:rsidR="00AC3ACF" w:rsidRPr="00144257" w:rsidRDefault="00AC3ACF" w:rsidP="00DD64D2">
            <w:pPr>
              <w:rPr>
                <w:b/>
                <w:sz w:val="20"/>
                <w:szCs w:val="20"/>
              </w:rPr>
            </w:pPr>
            <w:r w:rsidRPr="00144257">
              <w:rPr>
                <w:b/>
                <w:sz w:val="20"/>
                <w:szCs w:val="20"/>
              </w:rPr>
              <w:t>Hazard rate cosine</w:t>
            </w:r>
          </w:p>
        </w:tc>
        <w:tc>
          <w:tcPr>
            <w:tcW w:w="1965" w:type="pct"/>
          </w:tcPr>
          <w:p w14:paraId="0E9491C7" w14:textId="77777777" w:rsidR="00AC3ACF" w:rsidRPr="00144257" w:rsidRDefault="00AC3ACF" w:rsidP="00DD64D2">
            <w:pPr>
              <w:rPr>
                <w:b/>
                <w:sz w:val="20"/>
                <w:szCs w:val="20"/>
              </w:rPr>
            </w:pPr>
            <w:r w:rsidRPr="00144257">
              <w:rPr>
                <w:b/>
                <w:sz w:val="20"/>
                <w:szCs w:val="20"/>
              </w:rPr>
              <w:t>Half normal cosine</w:t>
            </w:r>
          </w:p>
        </w:tc>
      </w:tr>
      <w:tr w:rsidR="00AC3ACF" w:rsidRPr="006333AF" w14:paraId="4D6BB42A" w14:textId="77777777" w:rsidTr="00DD64D2">
        <w:tc>
          <w:tcPr>
            <w:tcW w:w="1195" w:type="pct"/>
          </w:tcPr>
          <w:p w14:paraId="1B43F346" w14:textId="77777777" w:rsidR="00AC3ACF" w:rsidRPr="00144257" w:rsidRDefault="00AC3ACF" w:rsidP="00DD64D2">
            <w:pPr>
              <w:rPr>
                <w:sz w:val="20"/>
                <w:szCs w:val="20"/>
              </w:rPr>
            </w:pPr>
            <w:r w:rsidRPr="00144257">
              <w:rPr>
                <w:sz w:val="20"/>
                <w:szCs w:val="20"/>
              </w:rPr>
              <w:t>AIC</w:t>
            </w:r>
          </w:p>
        </w:tc>
        <w:tc>
          <w:tcPr>
            <w:tcW w:w="1840" w:type="pct"/>
          </w:tcPr>
          <w:p w14:paraId="18D886E5" w14:textId="77777777" w:rsidR="00AC3ACF" w:rsidRPr="00144257" w:rsidRDefault="00144257" w:rsidP="00DD64D2">
            <w:pPr>
              <w:rPr>
                <w:sz w:val="20"/>
                <w:szCs w:val="20"/>
              </w:rPr>
            </w:pPr>
            <w:r w:rsidRPr="00144257">
              <w:rPr>
                <w:sz w:val="20"/>
                <w:szCs w:val="20"/>
              </w:rPr>
              <w:t>667</w:t>
            </w:r>
          </w:p>
        </w:tc>
        <w:tc>
          <w:tcPr>
            <w:tcW w:w="1965" w:type="pct"/>
          </w:tcPr>
          <w:p w14:paraId="45BBB717" w14:textId="77777777" w:rsidR="00AC3ACF" w:rsidRPr="00144257" w:rsidRDefault="00144257" w:rsidP="00DD64D2">
            <w:pPr>
              <w:rPr>
                <w:sz w:val="20"/>
                <w:szCs w:val="20"/>
              </w:rPr>
            </w:pPr>
            <w:r w:rsidRPr="00144257">
              <w:rPr>
                <w:sz w:val="20"/>
                <w:szCs w:val="20"/>
              </w:rPr>
              <w:t>668</w:t>
            </w:r>
          </w:p>
        </w:tc>
      </w:tr>
      <w:tr w:rsidR="00AC3ACF" w:rsidRPr="006333AF" w14:paraId="4E215CCB" w14:textId="77777777" w:rsidTr="00DD64D2">
        <w:tc>
          <w:tcPr>
            <w:tcW w:w="1195" w:type="pct"/>
          </w:tcPr>
          <w:p w14:paraId="37EB7BAF" w14:textId="77777777" w:rsidR="00AC3ACF" w:rsidRPr="00144257" w:rsidRDefault="00AC3ACF" w:rsidP="00DD64D2">
            <w:pPr>
              <w:rPr>
                <w:sz w:val="20"/>
                <w:szCs w:val="20"/>
              </w:rPr>
            </w:pPr>
            <w:r w:rsidRPr="00144257">
              <w:rPr>
                <w:sz w:val="20"/>
                <w:szCs w:val="20"/>
              </w:rPr>
              <w:t>Density (ye/km</w:t>
            </w:r>
            <w:r w:rsidRPr="00144257">
              <w:rPr>
                <w:sz w:val="20"/>
                <w:szCs w:val="20"/>
                <w:vertAlign w:val="superscript"/>
              </w:rPr>
              <w:t>2</w:t>
            </w:r>
            <w:r w:rsidRPr="00144257">
              <w:rPr>
                <w:sz w:val="20"/>
                <w:szCs w:val="20"/>
              </w:rPr>
              <w:t>)</w:t>
            </w:r>
          </w:p>
        </w:tc>
        <w:tc>
          <w:tcPr>
            <w:tcW w:w="1840" w:type="pct"/>
          </w:tcPr>
          <w:p w14:paraId="5FF4CCE7" w14:textId="77777777" w:rsidR="00AC3ACF" w:rsidRPr="00144257" w:rsidRDefault="00144257" w:rsidP="00DD64D2">
            <w:pPr>
              <w:rPr>
                <w:sz w:val="20"/>
                <w:szCs w:val="20"/>
              </w:rPr>
            </w:pPr>
            <w:r w:rsidRPr="00144257">
              <w:rPr>
                <w:sz w:val="20"/>
                <w:szCs w:val="20"/>
              </w:rPr>
              <w:t>1148</w:t>
            </w:r>
          </w:p>
        </w:tc>
        <w:tc>
          <w:tcPr>
            <w:tcW w:w="1965" w:type="pct"/>
          </w:tcPr>
          <w:p w14:paraId="4D659C13" w14:textId="77777777" w:rsidR="00AC3ACF" w:rsidRPr="00144257" w:rsidRDefault="00144257" w:rsidP="00DD64D2">
            <w:pPr>
              <w:rPr>
                <w:sz w:val="20"/>
                <w:szCs w:val="20"/>
              </w:rPr>
            </w:pPr>
            <w:r w:rsidRPr="00144257">
              <w:rPr>
                <w:sz w:val="20"/>
                <w:szCs w:val="20"/>
              </w:rPr>
              <w:t>1115</w:t>
            </w:r>
          </w:p>
        </w:tc>
      </w:tr>
      <w:tr w:rsidR="00AC3ACF" w:rsidRPr="006333AF" w14:paraId="311E1A18" w14:textId="77777777" w:rsidTr="00DD64D2">
        <w:tc>
          <w:tcPr>
            <w:tcW w:w="1195" w:type="pct"/>
          </w:tcPr>
          <w:p w14:paraId="70F1B40E" w14:textId="77777777" w:rsidR="00AC3ACF" w:rsidRPr="00144257" w:rsidRDefault="00AC3ACF" w:rsidP="00DD64D2">
            <w:pPr>
              <w:rPr>
                <w:sz w:val="20"/>
                <w:szCs w:val="20"/>
              </w:rPr>
            </w:pPr>
            <w:r w:rsidRPr="00144257">
              <w:rPr>
                <w:sz w:val="20"/>
                <w:szCs w:val="20"/>
              </w:rPr>
              <w:t>D LCL (ye/km</w:t>
            </w:r>
            <w:r w:rsidRPr="00144257">
              <w:rPr>
                <w:sz w:val="20"/>
                <w:szCs w:val="20"/>
                <w:vertAlign w:val="superscript"/>
              </w:rPr>
              <w:t>2</w:t>
            </w:r>
            <w:r w:rsidRPr="00144257">
              <w:rPr>
                <w:sz w:val="20"/>
                <w:szCs w:val="20"/>
              </w:rPr>
              <w:t>)</w:t>
            </w:r>
          </w:p>
        </w:tc>
        <w:tc>
          <w:tcPr>
            <w:tcW w:w="1840" w:type="pct"/>
          </w:tcPr>
          <w:p w14:paraId="039574E6" w14:textId="77777777" w:rsidR="00AC3ACF" w:rsidRPr="00144257" w:rsidRDefault="00144257" w:rsidP="00DD64D2">
            <w:pPr>
              <w:rPr>
                <w:sz w:val="20"/>
                <w:szCs w:val="20"/>
              </w:rPr>
            </w:pPr>
            <w:r w:rsidRPr="00144257">
              <w:rPr>
                <w:sz w:val="20"/>
                <w:szCs w:val="20"/>
              </w:rPr>
              <w:t>837</w:t>
            </w:r>
          </w:p>
        </w:tc>
        <w:tc>
          <w:tcPr>
            <w:tcW w:w="1965" w:type="pct"/>
          </w:tcPr>
          <w:p w14:paraId="17B2601E" w14:textId="77777777" w:rsidR="00AC3ACF" w:rsidRPr="00144257" w:rsidRDefault="00144257" w:rsidP="00DD64D2">
            <w:pPr>
              <w:rPr>
                <w:sz w:val="20"/>
                <w:szCs w:val="20"/>
              </w:rPr>
            </w:pPr>
            <w:r w:rsidRPr="00144257">
              <w:rPr>
                <w:sz w:val="20"/>
                <w:szCs w:val="20"/>
              </w:rPr>
              <w:t>846</w:t>
            </w:r>
          </w:p>
        </w:tc>
      </w:tr>
      <w:tr w:rsidR="00AC3ACF" w:rsidRPr="006333AF" w14:paraId="79FC9613" w14:textId="77777777" w:rsidTr="00DD64D2">
        <w:tc>
          <w:tcPr>
            <w:tcW w:w="1195" w:type="pct"/>
          </w:tcPr>
          <w:p w14:paraId="6ADBD139" w14:textId="77777777" w:rsidR="00AC3ACF" w:rsidRPr="00144257" w:rsidRDefault="00AC3ACF" w:rsidP="00DD64D2">
            <w:pPr>
              <w:rPr>
                <w:sz w:val="20"/>
                <w:szCs w:val="20"/>
              </w:rPr>
            </w:pPr>
            <w:r w:rsidRPr="00144257">
              <w:rPr>
                <w:sz w:val="20"/>
                <w:szCs w:val="20"/>
              </w:rPr>
              <w:t>D UCL (ye/km</w:t>
            </w:r>
            <w:r w:rsidRPr="00144257">
              <w:rPr>
                <w:sz w:val="20"/>
                <w:szCs w:val="20"/>
                <w:vertAlign w:val="superscript"/>
              </w:rPr>
              <w:t>2</w:t>
            </w:r>
            <w:r w:rsidRPr="00144257">
              <w:rPr>
                <w:sz w:val="20"/>
                <w:szCs w:val="20"/>
              </w:rPr>
              <w:t>)</w:t>
            </w:r>
          </w:p>
        </w:tc>
        <w:tc>
          <w:tcPr>
            <w:tcW w:w="1840" w:type="pct"/>
          </w:tcPr>
          <w:p w14:paraId="0DF674FE" w14:textId="77777777" w:rsidR="00AC3ACF" w:rsidRPr="00144257" w:rsidRDefault="00144257" w:rsidP="00DD64D2">
            <w:pPr>
              <w:rPr>
                <w:sz w:val="20"/>
                <w:szCs w:val="20"/>
              </w:rPr>
            </w:pPr>
            <w:r w:rsidRPr="00144257">
              <w:rPr>
                <w:sz w:val="20"/>
                <w:szCs w:val="20"/>
              </w:rPr>
              <w:t>1575</w:t>
            </w:r>
          </w:p>
        </w:tc>
        <w:tc>
          <w:tcPr>
            <w:tcW w:w="1965" w:type="pct"/>
          </w:tcPr>
          <w:p w14:paraId="42F2DC5C" w14:textId="77777777" w:rsidR="00AC3ACF" w:rsidRPr="00144257" w:rsidRDefault="00144257" w:rsidP="00DD64D2">
            <w:pPr>
              <w:rPr>
                <w:sz w:val="20"/>
                <w:szCs w:val="20"/>
              </w:rPr>
            </w:pPr>
            <w:r w:rsidRPr="00144257">
              <w:rPr>
                <w:sz w:val="20"/>
                <w:szCs w:val="20"/>
              </w:rPr>
              <w:t>1471</w:t>
            </w:r>
          </w:p>
        </w:tc>
      </w:tr>
      <w:tr w:rsidR="00AC3ACF" w:rsidRPr="006333AF" w14:paraId="707C31DD" w14:textId="77777777" w:rsidTr="00DD64D2">
        <w:tc>
          <w:tcPr>
            <w:tcW w:w="1195" w:type="pct"/>
          </w:tcPr>
          <w:p w14:paraId="6A16633E" w14:textId="77777777" w:rsidR="00AC3ACF" w:rsidRPr="00144257" w:rsidRDefault="00AC3ACF" w:rsidP="00DD64D2">
            <w:pPr>
              <w:rPr>
                <w:sz w:val="20"/>
                <w:szCs w:val="20"/>
              </w:rPr>
            </w:pPr>
            <w:r w:rsidRPr="00144257">
              <w:rPr>
                <w:sz w:val="20"/>
                <w:szCs w:val="20"/>
              </w:rPr>
              <w:t>CV of D</w:t>
            </w:r>
          </w:p>
        </w:tc>
        <w:tc>
          <w:tcPr>
            <w:tcW w:w="1840" w:type="pct"/>
          </w:tcPr>
          <w:p w14:paraId="77EA239A" w14:textId="77777777" w:rsidR="00AC3ACF" w:rsidRPr="00144257" w:rsidRDefault="00144257" w:rsidP="00DD64D2">
            <w:pPr>
              <w:rPr>
                <w:sz w:val="20"/>
                <w:szCs w:val="20"/>
              </w:rPr>
            </w:pPr>
            <w:r w:rsidRPr="00144257">
              <w:rPr>
                <w:sz w:val="20"/>
                <w:szCs w:val="20"/>
              </w:rPr>
              <w:t>0.16</w:t>
            </w:r>
          </w:p>
        </w:tc>
        <w:tc>
          <w:tcPr>
            <w:tcW w:w="1965" w:type="pct"/>
          </w:tcPr>
          <w:p w14:paraId="6C64C23B" w14:textId="77777777" w:rsidR="00AC3ACF" w:rsidRPr="00144257" w:rsidRDefault="00645A95" w:rsidP="00DD64D2">
            <w:pPr>
              <w:rPr>
                <w:sz w:val="20"/>
                <w:szCs w:val="20"/>
              </w:rPr>
            </w:pPr>
            <w:r w:rsidRPr="00144257">
              <w:rPr>
                <w:sz w:val="20"/>
                <w:szCs w:val="20"/>
              </w:rPr>
              <w:t>0.14</w:t>
            </w:r>
          </w:p>
        </w:tc>
      </w:tr>
      <w:tr w:rsidR="00AC3ACF" w:rsidRPr="006333AF" w14:paraId="3FB98F69" w14:textId="77777777" w:rsidTr="00DD64D2">
        <w:trPr>
          <w:trHeight w:val="611"/>
        </w:trPr>
        <w:tc>
          <w:tcPr>
            <w:tcW w:w="1195" w:type="pct"/>
          </w:tcPr>
          <w:p w14:paraId="6791E2CB" w14:textId="77777777" w:rsidR="00AC3ACF" w:rsidRPr="00144257" w:rsidRDefault="00AC3ACF" w:rsidP="00DD64D2">
            <w:pPr>
              <w:rPr>
                <w:sz w:val="20"/>
                <w:szCs w:val="20"/>
              </w:rPr>
            </w:pPr>
            <w:r w:rsidRPr="00144257">
              <w:rPr>
                <w:sz w:val="20"/>
                <w:szCs w:val="20"/>
              </w:rPr>
              <w:t>Judgement</w:t>
            </w:r>
          </w:p>
        </w:tc>
        <w:tc>
          <w:tcPr>
            <w:tcW w:w="1840" w:type="pct"/>
          </w:tcPr>
          <w:p w14:paraId="62B67B28" w14:textId="77777777" w:rsidR="00AC3ACF" w:rsidRPr="00144257" w:rsidRDefault="00645A95" w:rsidP="00DD64D2">
            <w:pPr>
              <w:rPr>
                <w:sz w:val="20"/>
                <w:szCs w:val="20"/>
              </w:rPr>
            </w:pPr>
            <w:r w:rsidRPr="00144257">
              <w:rPr>
                <w:sz w:val="20"/>
                <w:szCs w:val="20"/>
              </w:rPr>
              <w:t>Not realistic shape</w:t>
            </w:r>
          </w:p>
        </w:tc>
        <w:tc>
          <w:tcPr>
            <w:tcW w:w="1965" w:type="pct"/>
          </w:tcPr>
          <w:p w14:paraId="0D9F9F93" w14:textId="77777777" w:rsidR="00AC3ACF" w:rsidRPr="00144257" w:rsidRDefault="006C4180" w:rsidP="00DD64D2">
            <w:pPr>
              <w:rPr>
                <w:sz w:val="20"/>
                <w:szCs w:val="20"/>
              </w:rPr>
            </w:pPr>
            <w:r w:rsidRPr="00144257">
              <w:rPr>
                <w:sz w:val="20"/>
                <w:szCs w:val="20"/>
              </w:rPr>
              <w:t>No shoulder but ok fit</w:t>
            </w:r>
          </w:p>
        </w:tc>
      </w:tr>
      <w:tr w:rsidR="00AC3ACF" w:rsidRPr="006333AF" w14:paraId="1C0E76E3" w14:textId="77777777" w:rsidTr="00DD64D2">
        <w:tc>
          <w:tcPr>
            <w:tcW w:w="1195" w:type="pct"/>
          </w:tcPr>
          <w:p w14:paraId="4CBF9426" w14:textId="77777777" w:rsidR="00AC3ACF" w:rsidRPr="00144257" w:rsidRDefault="00AC3ACF" w:rsidP="00DD64D2">
            <w:pPr>
              <w:rPr>
                <w:sz w:val="20"/>
                <w:szCs w:val="20"/>
              </w:rPr>
            </w:pPr>
            <w:r w:rsidRPr="00144257">
              <w:rPr>
                <w:sz w:val="20"/>
                <w:szCs w:val="20"/>
              </w:rPr>
              <w:t>X</w:t>
            </w:r>
            <w:r w:rsidRPr="00144257">
              <w:rPr>
                <w:sz w:val="20"/>
                <w:szCs w:val="20"/>
                <w:vertAlign w:val="superscript"/>
              </w:rPr>
              <w:t>2</w:t>
            </w:r>
            <w:r w:rsidRPr="00144257">
              <w:rPr>
                <w:sz w:val="20"/>
                <w:szCs w:val="20"/>
              </w:rPr>
              <w:t xml:space="preserve"> P-value</w:t>
            </w:r>
          </w:p>
        </w:tc>
        <w:tc>
          <w:tcPr>
            <w:tcW w:w="1840" w:type="pct"/>
          </w:tcPr>
          <w:p w14:paraId="6CA349F2" w14:textId="77777777" w:rsidR="00AC3ACF" w:rsidRPr="00144257" w:rsidRDefault="00144257" w:rsidP="00DD64D2">
            <w:pPr>
              <w:rPr>
                <w:sz w:val="20"/>
                <w:szCs w:val="20"/>
              </w:rPr>
            </w:pPr>
            <w:r w:rsidRPr="00144257">
              <w:rPr>
                <w:sz w:val="20"/>
                <w:szCs w:val="20"/>
              </w:rPr>
              <w:t>0.75</w:t>
            </w:r>
          </w:p>
        </w:tc>
        <w:tc>
          <w:tcPr>
            <w:tcW w:w="1965" w:type="pct"/>
          </w:tcPr>
          <w:p w14:paraId="4F58C871" w14:textId="77777777" w:rsidR="00AC3ACF" w:rsidRPr="00144257" w:rsidRDefault="00144257" w:rsidP="00DD64D2">
            <w:pPr>
              <w:rPr>
                <w:sz w:val="20"/>
                <w:szCs w:val="20"/>
              </w:rPr>
            </w:pPr>
            <w:r w:rsidRPr="00144257">
              <w:rPr>
                <w:sz w:val="20"/>
                <w:szCs w:val="20"/>
              </w:rPr>
              <w:t>0.42</w:t>
            </w:r>
          </w:p>
        </w:tc>
      </w:tr>
      <w:tr w:rsidR="00AC3ACF" w:rsidRPr="006333AF" w14:paraId="5850623A" w14:textId="77777777" w:rsidTr="00DD64D2">
        <w:tc>
          <w:tcPr>
            <w:tcW w:w="1195" w:type="pct"/>
          </w:tcPr>
          <w:p w14:paraId="71F3A227" w14:textId="77777777" w:rsidR="00AC3ACF" w:rsidRPr="00144257" w:rsidRDefault="00AC3ACF" w:rsidP="00DD64D2">
            <w:pPr>
              <w:rPr>
                <w:sz w:val="20"/>
                <w:szCs w:val="20"/>
              </w:rPr>
            </w:pPr>
            <w:r w:rsidRPr="00144257">
              <w:rPr>
                <w:sz w:val="20"/>
                <w:szCs w:val="20"/>
              </w:rPr>
              <w:t># parameters</w:t>
            </w:r>
          </w:p>
        </w:tc>
        <w:tc>
          <w:tcPr>
            <w:tcW w:w="1840" w:type="pct"/>
          </w:tcPr>
          <w:p w14:paraId="2AA09B25" w14:textId="77777777" w:rsidR="00AC3ACF" w:rsidRPr="00144257" w:rsidRDefault="00645A95" w:rsidP="00DD64D2">
            <w:pPr>
              <w:rPr>
                <w:sz w:val="20"/>
                <w:szCs w:val="20"/>
              </w:rPr>
            </w:pPr>
            <w:r w:rsidRPr="00144257">
              <w:rPr>
                <w:sz w:val="20"/>
                <w:szCs w:val="20"/>
              </w:rPr>
              <w:t>3</w:t>
            </w:r>
          </w:p>
        </w:tc>
        <w:tc>
          <w:tcPr>
            <w:tcW w:w="1965" w:type="pct"/>
          </w:tcPr>
          <w:p w14:paraId="6E6CA059" w14:textId="77777777" w:rsidR="00AC3ACF" w:rsidRPr="00144257" w:rsidRDefault="00D27C12" w:rsidP="00DD64D2">
            <w:pPr>
              <w:rPr>
                <w:sz w:val="20"/>
                <w:szCs w:val="20"/>
              </w:rPr>
            </w:pPr>
            <w:r w:rsidRPr="00144257">
              <w:rPr>
                <w:sz w:val="20"/>
                <w:szCs w:val="20"/>
              </w:rPr>
              <w:t>1</w:t>
            </w:r>
          </w:p>
        </w:tc>
      </w:tr>
      <w:tr w:rsidR="00AC3ACF" w:rsidRPr="006333AF" w14:paraId="031236A0" w14:textId="77777777" w:rsidTr="00DD64D2">
        <w:tc>
          <w:tcPr>
            <w:tcW w:w="1195" w:type="pct"/>
          </w:tcPr>
          <w:p w14:paraId="1ED53A7E" w14:textId="77777777" w:rsidR="00AC3ACF" w:rsidRPr="00144257" w:rsidRDefault="00AC3ACF" w:rsidP="00DD64D2">
            <w:pPr>
              <w:rPr>
                <w:sz w:val="20"/>
                <w:szCs w:val="20"/>
              </w:rPr>
            </w:pPr>
            <w:r w:rsidRPr="00144257">
              <w:rPr>
                <w:sz w:val="20"/>
                <w:szCs w:val="20"/>
              </w:rPr>
              <w:t>warnings</w:t>
            </w:r>
          </w:p>
        </w:tc>
        <w:tc>
          <w:tcPr>
            <w:tcW w:w="1840" w:type="pct"/>
          </w:tcPr>
          <w:p w14:paraId="7531AB11" w14:textId="77777777" w:rsidR="00AC3ACF" w:rsidRPr="00144257" w:rsidRDefault="00645A95" w:rsidP="00DD64D2">
            <w:pPr>
              <w:rPr>
                <w:sz w:val="20"/>
                <w:szCs w:val="20"/>
              </w:rPr>
            </w:pPr>
            <w:r w:rsidRPr="00144257">
              <w:rPr>
                <w:sz w:val="20"/>
                <w:szCs w:val="20"/>
              </w:rPr>
              <w:t>Parameters are being constrained to monotonicity</w:t>
            </w:r>
          </w:p>
        </w:tc>
        <w:tc>
          <w:tcPr>
            <w:tcW w:w="1965" w:type="pct"/>
          </w:tcPr>
          <w:p w14:paraId="0D7CAD54" w14:textId="77777777" w:rsidR="00AC3ACF" w:rsidRPr="00144257" w:rsidRDefault="00FB24A6" w:rsidP="00DD64D2">
            <w:pPr>
              <w:rPr>
                <w:sz w:val="20"/>
                <w:szCs w:val="20"/>
              </w:rPr>
            </w:pPr>
            <w:r w:rsidRPr="00144257">
              <w:rPr>
                <w:sz w:val="20"/>
                <w:szCs w:val="20"/>
              </w:rPr>
              <w:t>None</w:t>
            </w:r>
          </w:p>
        </w:tc>
      </w:tr>
    </w:tbl>
    <w:p w14:paraId="6CC65A0F" w14:textId="77777777" w:rsidR="00AC3ACF" w:rsidRPr="006333AF" w:rsidRDefault="00AC3ACF" w:rsidP="00AC3ACF">
      <w:pPr>
        <w:rPr>
          <w:highlight w:val="yellow"/>
        </w:rPr>
      </w:pPr>
    </w:p>
    <w:tbl>
      <w:tblPr>
        <w:tblStyle w:val="TableGrid"/>
        <w:tblW w:w="5000" w:type="pct"/>
        <w:tblLook w:val="04A0" w:firstRow="1" w:lastRow="0" w:firstColumn="1" w:lastColumn="0" w:noHBand="0" w:noVBand="1"/>
      </w:tblPr>
      <w:tblGrid>
        <w:gridCol w:w="2234"/>
        <w:gridCol w:w="3441"/>
        <w:gridCol w:w="3675"/>
      </w:tblGrid>
      <w:tr w:rsidR="00AC3ACF" w:rsidRPr="006333AF" w14:paraId="305286B1" w14:textId="77777777" w:rsidTr="00DD64D2">
        <w:tc>
          <w:tcPr>
            <w:tcW w:w="5000" w:type="pct"/>
            <w:gridSpan w:val="3"/>
          </w:tcPr>
          <w:p w14:paraId="1079EBAA" w14:textId="77777777" w:rsidR="00AC3ACF" w:rsidRPr="00144257" w:rsidRDefault="00AC3ACF" w:rsidP="00AC3ACF">
            <w:pPr>
              <w:rPr>
                <w:b/>
                <w:i/>
                <w:sz w:val="20"/>
                <w:szCs w:val="20"/>
              </w:rPr>
            </w:pPr>
            <w:r w:rsidRPr="00144257">
              <w:rPr>
                <w:b/>
                <w:i/>
              </w:rPr>
              <w:t>Appendix 2.</w:t>
            </w:r>
            <w:r w:rsidR="00024B9F" w:rsidRPr="00144257">
              <w:rPr>
                <w:b/>
                <w:i/>
              </w:rPr>
              <w:t xml:space="preserve">D. 2-ft bins, no </w:t>
            </w:r>
            <w:r w:rsidR="00144257">
              <w:rPr>
                <w:b/>
                <w:i/>
              </w:rPr>
              <w:t>truncation, 160</w:t>
            </w:r>
            <w:r w:rsidR="00024B9F" w:rsidRPr="00144257">
              <w:rPr>
                <w:b/>
                <w:i/>
              </w:rPr>
              <w:t xml:space="preserve"> observations, width 16</w:t>
            </w:r>
          </w:p>
        </w:tc>
      </w:tr>
      <w:tr w:rsidR="00AC3ACF" w:rsidRPr="006333AF" w14:paraId="2526AE61" w14:textId="77777777" w:rsidTr="00DD64D2">
        <w:tc>
          <w:tcPr>
            <w:tcW w:w="1195" w:type="pct"/>
          </w:tcPr>
          <w:p w14:paraId="6905F509" w14:textId="77777777" w:rsidR="00AC3ACF" w:rsidRPr="00144257" w:rsidRDefault="00AC3ACF" w:rsidP="00DD64D2">
            <w:pPr>
              <w:rPr>
                <w:sz w:val="20"/>
                <w:szCs w:val="20"/>
              </w:rPr>
            </w:pPr>
          </w:p>
        </w:tc>
        <w:tc>
          <w:tcPr>
            <w:tcW w:w="1840" w:type="pct"/>
          </w:tcPr>
          <w:p w14:paraId="24965813" w14:textId="77777777" w:rsidR="00AC3ACF" w:rsidRPr="00144257" w:rsidRDefault="00AC3ACF" w:rsidP="00DD64D2">
            <w:pPr>
              <w:rPr>
                <w:b/>
                <w:sz w:val="20"/>
                <w:szCs w:val="20"/>
              </w:rPr>
            </w:pPr>
            <w:r w:rsidRPr="00144257">
              <w:rPr>
                <w:b/>
                <w:sz w:val="20"/>
                <w:szCs w:val="20"/>
              </w:rPr>
              <w:t>Hazard rate cosine</w:t>
            </w:r>
          </w:p>
        </w:tc>
        <w:tc>
          <w:tcPr>
            <w:tcW w:w="1965" w:type="pct"/>
          </w:tcPr>
          <w:p w14:paraId="36BDA9C5" w14:textId="77777777" w:rsidR="00AC3ACF" w:rsidRPr="00144257" w:rsidRDefault="00AC3ACF" w:rsidP="00DD64D2">
            <w:pPr>
              <w:rPr>
                <w:b/>
                <w:sz w:val="20"/>
                <w:szCs w:val="20"/>
              </w:rPr>
            </w:pPr>
            <w:r w:rsidRPr="00144257">
              <w:rPr>
                <w:b/>
                <w:sz w:val="20"/>
                <w:szCs w:val="20"/>
              </w:rPr>
              <w:t>Half normal cosine</w:t>
            </w:r>
          </w:p>
        </w:tc>
      </w:tr>
      <w:tr w:rsidR="00AC3ACF" w:rsidRPr="006333AF" w14:paraId="7249291E" w14:textId="77777777" w:rsidTr="00DD64D2">
        <w:tc>
          <w:tcPr>
            <w:tcW w:w="1195" w:type="pct"/>
          </w:tcPr>
          <w:p w14:paraId="57FC8179" w14:textId="77777777" w:rsidR="00AC3ACF" w:rsidRPr="00144257" w:rsidRDefault="00AC3ACF" w:rsidP="00DD64D2">
            <w:pPr>
              <w:rPr>
                <w:sz w:val="20"/>
                <w:szCs w:val="20"/>
              </w:rPr>
            </w:pPr>
            <w:r w:rsidRPr="00144257">
              <w:rPr>
                <w:sz w:val="20"/>
                <w:szCs w:val="20"/>
              </w:rPr>
              <w:t>AIC</w:t>
            </w:r>
          </w:p>
        </w:tc>
        <w:tc>
          <w:tcPr>
            <w:tcW w:w="1840" w:type="pct"/>
          </w:tcPr>
          <w:p w14:paraId="0CFFEEAE" w14:textId="77777777" w:rsidR="00AC3ACF" w:rsidRPr="00144257" w:rsidRDefault="00144257" w:rsidP="00DD64D2">
            <w:pPr>
              <w:rPr>
                <w:sz w:val="20"/>
                <w:szCs w:val="20"/>
              </w:rPr>
            </w:pPr>
            <w:r w:rsidRPr="00144257">
              <w:rPr>
                <w:sz w:val="20"/>
                <w:szCs w:val="20"/>
              </w:rPr>
              <w:t>577</w:t>
            </w:r>
          </w:p>
        </w:tc>
        <w:tc>
          <w:tcPr>
            <w:tcW w:w="1965" w:type="pct"/>
          </w:tcPr>
          <w:p w14:paraId="51743604" w14:textId="77777777" w:rsidR="00AC3ACF" w:rsidRPr="00144257" w:rsidRDefault="00144257" w:rsidP="00DD64D2">
            <w:pPr>
              <w:rPr>
                <w:sz w:val="20"/>
                <w:szCs w:val="20"/>
              </w:rPr>
            </w:pPr>
            <w:r w:rsidRPr="00144257">
              <w:rPr>
                <w:sz w:val="20"/>
                <w:szCs w:val="20"/>
              </w:rPr>
              <w:t>579</w:t>
            </w:r>
          </w:p>
        </w:tc>
      </w:tr>
      <w:tr w:rsidR="00AC3ACF" w:rsidRPr="006333AF" w14:paraId="669F0123" w14:textId="77777777" w:rsidTr="00DD64D2">
        <w:tc>
          <w:tcPr>
            <w:tcW w:w="1195" w:type="pct"/>
          </w:tcPr>
          <w:p w14:paraId="7BBB52CA" w14:textId="77777777" w:rsidR="00AC3ACF" w:rsidRPr="00144257" w:rsidRDefault="00AC3ACF" w:rsidP="00DD64D2">
            <w:pPr>
              <w:rPr>
                <w:sz w:val="20"/>
                <w:szCs w:val="20"/>
              </w:rPr>
            </w:pPr>
            <w:r w:rsidRPr="00144257">
              <w:rPr>
                <w:sz w:val="20"/>
                <w:szCs w:val="20"/>
              </w:rPr>
              <w:t>Density (ye/km</w:t>
            </w:r>
            <w:r w:rsidRPr="00144257">
              <w:rPr>
                <w:sz w:val="20"/>
                <w:szCs w:val="20"/>
                <w:vertAlign w:val="superscript"/>
              </w:rPr>
              <w:t>2</w:t>
            </w:r>
            <w:r w:rsidRPr="00144257">
              <w:rPr>
                <w:sz w:val="20"/>
                <w:szCs w:val="20"/>
              </w:rPr>
              <w:t>)</w:t>
            </w:r>
          </w:p>
        </w:tc>
        <w:tc>
          <w:tcPr>
            <w:tcW w:w="1840" w:type="pct"/>
          </w:tcPr>
          <w:p w14:paraId="5C6408FD" w14:textId="77777777" w:rsidR="00AC3ACF" w:rsidRPr="00144257" w:rsidRDefault="00144257" w:rsidP="00DD64D2">
            <w:pPr>
              <w:rPr>
                <w:sz w:val="20"/>
                <w:szCs w:val="20"/>
              </w:rPr>
            </w:pPr>
            <w:r w:rsidRPr="00144257">
              <w:rPr>
                <w:sz w:val="20"/>
                <w:szCs w:val="20"/>
              </w:rPr>
              <w:t>1300</w:t>
            </w:r>
          </w:p>
        </w:tc>
        <w:tc>
          <w:tcPr>
            <w:tcW w:w="1965" w:type="pct"/>
          </w:tcPr>
          <w:p w14:paraId="04B9CAA0" w14:textId="77777777" w:rsidR="00AC3ACF" w:rsidRPr="00144257" w:rsidRDefault="00144257" w:rsidP="00DD64D2">
            <w:pPr>
              <w:rPr>
                <w:sz w:val="20"/>
                <w:szCs w:val="20"/>
              </w:rPr>
            </w:pPr>
            <w:r w:rsidRPr="00144257">
              <w:rPr>
                <w:sz w:val="20"/>
                <w:szCs w:val="20"/>
              </w:rPr>
              <w:t>1125</w:t>
            </w:r>
          </w:p>
        </w:tc>
      </w:tr>
      <w:tr w:rsidR="00AC3ACF" w:rsidRPr="006333AF" w14:paraId="1874A336" w14:textId="77777777" w:rsidTr="00DD64D2">
        <w:tc>
          <w:tcPr>
            <w:tcW w:w="1195" w:type="pct"/>
          </w:tcPr>
          <w:p w14:paraId="7CFB9193" w14:textId="77777777" w:rsidR="00AC3ACF" w:rsidRPr="00144257" w:rsidRDefault="00AC3ACF" w:rsidP="00DD64D2">
            <w:pPr>
              <w:rPr>
                <w:sz w:val="20"/>
                <w:szCs w:val="20"/>
              </w:rPr>
            </w:pPr>
            <w:r w:rsidRPr="00144257">
              <w:rPr>
                <w:sz w:val="20"/>
                <w:szCs w:val="20"/>
              </w:rPr>
              <w:t>D LCL (ye/km</w:t>
            </w:r>
            <w:r w:rsidRPr="00144257">
              <w:rPr>
                <w:sz w:val="20"/>
                <w:szCs w:val="20"/>
                <w:vertAlign w:val="superscript"/>
              </w:rPr>
              <w:t>2</w:t>
            </w:r>
            <w:r w:rsidRPr="00144257">
              <w:rPr>
                <w:sz w:val="20"/>
                <w:szCs w:val="20"/>
              </w:rPr>
              <w:t>)</w:t>
            </w:r>
          </w:p>
        </w:tc>
        <w:tc>
          <w:tcPr>
            <w:tcW w:w="1840" w:type="pct"/>
          </w:tcPr>
          <w:p w14:paraId="5A0CA9E3" w14:textId="77777777" w:rsidR="00AC3ACF" w:rsidRPr="00144257" w:rsidRDefault="00144257" w:rsidP="00DD64D2">
            <w:pPr>
              <w:rPr>
                <w:sz w:val="20"/>
                <w:szCs w:val="20"/>
              </w:rPr>
            </w:pPr>
            <w:r w:rsidRPr="00144257">
              <w:rPr>
                <w:sz w:val="20"/>
                <w:szCs w:val="20"/>
              </w:rPr>
              <w:t>924</w:t>
            </w:r>
          </w:p>
        </w:tc>
        <w:tc>
          <w:tcPr>
            <w:tcW w:w="1965" w:type="pct"/>
          </w:tcPr>
          <w:p w14:paraId="32DE627A" w14:textId="77777777" w:rsidR="00AC3ACF" w:rsidRPr="00144257" w:rsidRDefault="00144257" w:rsidP="00DD64D2">
            <w:pPr>
              <w:rPr>
                <w:sz w:val="20"/>
                <w:szCs w:val="20"/>
              </w:rPr>
            </w:pPr>
            <w:r w:rsidRPr="00144257">
              <w:rPr>
                <w:sz w:val="20"/>
                <w:szCs w:val="20"/>
              </w:rPr>
              <w:t>854</w:t>
            </w:r>
          </w:p>
        </w:tc>
      </w:tr>
      <w:tr w:rsidR="00AC3ACF" w:rsidRPr="006333AF" w14:paraId="61BE455E" w14:textId="77777777" w:rsidTr="00DD64D2">
        <w:tc>
          <w:tcPr>
            <w:tcW w:w="1195" w:type="pct"/>
          </w:tcPr>
          <w:p w14:paraId="4DA60DA2" w14:textId="77777777" w:rsidR="00AC3ACF" w:rsidRPr="00144257" w:rsidRDefault="00AC3ACF" w:rsidP="00DD64D2">
            <w:pPr>
              <w:rPr>
                <w:sz w:val="20"/>
                <w:szCs w:val="20"/>
              </w:rPr>
            </w:pPr>
            <w:r w:rsidRPr="00144257">
              <w:rPr>
                <w:sz w:val="20"/>
                <w:szCs w:val="20"/>
              </w:rPr>
              <w:t>D UCL (ye/km</w:t>
            </w:r>
            <w:r w:rsidRPr="00144257">
              <w:rPr>
                <w:sz w:val="20"/>
                <w:szCs w:val="20"/>
                <w:vertAlign w:val="superscript"/>
              </w:rPr>
              <w:t>2</w:t>
            </w:r>
            <w:r w:rsidRPr="00144257">
              <w:rPr>
                <w:sz w:val="20"/>
                <w:szCs w:val="20"/>
              </w:rPr>
              <w:t>)</w:t>
            </w:r>
          </w:p>
        </w:tc>
        <w:tc>
          <w:tcPr>
            <w:tcW w:w="1840" w:type="pct"/>
          </w:tcPr>
          <w:p w14:paraId="7665D079" w14:textId="77777777" w:rsidR="00AC3ACF" w:rsidRPr="00144257" w:rsidRDefault="00144257" w:rsidP="00DD64D2">
            <w:pPr>
              <w:rPr>
                <w:sz w:val="20"/>
                <w:szCs w:val="20"/>
              </w:rPr>
            </w:pPr>
            <w:r w:rsidRPr="00144257">
              <w:rPr>
                <w:sz w:val="20"/>
                <w:szCs w:val="20"/>
              </w:rPr>
              <w:t>1829</w:t>
            </w:r>
          </w:p>
        </w:tc>
        <w:tc>
          <w:tcPr>
            <w:tcW w:w="1965" w:type="pct"/>
          </w:tcPr>
          <w:p w14:paraId="3AFB9CE1" w14:textId="77777777" w:rsidR="00AC3ACF" w:rsidRPr="00144257" w:rsidRDefault="00144257" w:rsidP="00DD64D2">
            <w:pPr>
              <w:rPr>
                <w:sz w:val="20"/>
                <w:szCs w:val="20"/>
              </w:rPr>
            </w:pPr>
            <w:r w:rsidRPr="00144257">
              <w:rPr>
                <w:sz w:val="20"/>
                <w:szCs w:val="20"/>
              </w:rPr>
              <w:t>1482</w:t>
            </w:r>
          </w:p>
        </w:tc>
      </w:tr>
      <w:tr w:rsidR="00AC3ACF" w:rsidRPr="006333AF" w14:paraId="05429EE8" w14:textId="77777777" w:rsidTr="00DD64D2">
        <w:tc>
          <w:tcPr>
            <w:tcW w:w="1195" w:type="pct"/>
          </w:tcPr>
          <w:p w14:paraId="5B781AFC" w14:textId="77777777" w:rsidR="00AC3ACF" w:rsidRPr="00144257" w:rsidRDefault="00AC3ACF" w:rsidP="00DD64D2">
            <w:pPr>
              <w:rPr>
                <w:sz w:val="20"/>
                <w:szCs w:val="20"/>
              </w:rPr>
            </w:pPr>
            <w:r w:rsidRPr="00144257">
              <w:rPr>
                <w:sz w:val="20"/>
                <w:szCs w:val="20"/>
              </w:rPr>
              <w:t>CV of D</w:t>
            </w:r>
          </w:p>
        </w:tc>
        <w:tc>
          <w:tcPr>
            <w:tcW w:w="1840" w:type="pct"/>
          </w:tcPr>
          <w:p w14:paraId="29B02EB5" w14:textId="77777777" w:rsidR="00AC3ACF" w:rsidRPr="00144257" w:rsidRDefault="00FB24A6" w:rsidP="00DD64D2">
            <w:pPr>
              <w:rPr>
                <w:sz w:val="20"/>
                <w:szCs w:val="20"/>
              </w:rPr>
            </w:pPr>
            <w:r w:rsidRPr="00144257">
              <w:rPr>
                <w:sz w:val="20"/>
                <w:szCs w:val="20"/>
              </w:rPr>
              <w:t>0.17</w:t>
            </w:r>
          </w:p>
        </w:tc>
        <w:tc>
          <w:tcPr>
            <w:tcW w:w="1965" w:type="pct"/>
          </w:tcPr>
          <w:p w14:paraId="66FCA494" w14:textId="77777777" w:rsidR="00AC3ACF" w:rsidRPr="00144257" w:rsidRDefault="00FB24A6" w:rsidP="00DD64D2">
            <w:pPr>
              <w:rPr>
                <w:sz w:val="20"/>
                <w:szCs w:val="20"/>
              </w:rPr>
            </w:pPr>
            <w:r w:rsidRPr="00144257">
              <w:rPr>
                <w:sz w:val="20"/>
                <w:szCs w:val="20"/>
              </w:rPr>
              <w:t>0.14</w:t>
            </w:r>
          </w:p>
        </w:tc>
      </w:tr>
      <w:tr w:rsidR="00AC3ACF" w:rsidRPr="006333AF" w14:paraId="24D5B97B" w14:textId="77777777" w:rsidTr="00DD64D2">
        <w:trPr>
          <w:trHeight w:val="611"/>
        </w:trPr>
        <w:tc>
          <w:tcPr>
            <w:tcW w:w="1195" w:type="pct"/>
          </w:tcPr>
          <w:p w14:paraId="67D6D54A" w14:textId="77777777" w:rsidR="00AC3ACF" w:rsidRPr="00144257" w:rsidRDefault="00AC3ACF" w:rsidP="00DD64D2">
            <w:pPr>
              <w:rPr>
                <w:sz w:val="20"/>
                <w:szCs w:val="20"/>
              </w:rPr>
            </w:pPr>
            <w:r w:rsidRPr="00144257">
              <w:rPr>
                <w:sz w:val="20"/>
                <w:szCs w:val="20"/>
              </w:rPr>
              <w:t>Judgement</w:t>
            </w:r>
          </w:p>
        </w:tc>
        <w:tc>
          <w:tcPr>
            <w:tcW w:w="1840" w:type="pct"/>
          </w:tcPr>
          <w:p w14:paraId="37C15BC3" w14:textId="77777777" w:rsidR="00AC3ACF" w:rsidRPr="00144257" w:rsidRDefault="00FB24A6" w:rsidP="00DD64D2">
            <w:pPr>
              <w:rPr>
                <w:sz w:val="20"/>
                <w:szCs w:val="20"/>
              </w:rPr>
            </w:pPr>
            <w:r w:rsidRPr="00144257">
              <w:rPr>
                <w:sz w:val="20"/>
                <w:szCs w:val="20"/>
              </w:rPr>
              <w:t>Unrealistic shape</w:t>
            </w:r>
          </w:p>
        </w:tc>
        <w:tc>
          <w:tcPr>
            <w:tcW w:w="1965" w:type="pct"/>
          </w:tcPr>
          <w:p w14:paraId="0FEA268D" w14:textId="77777777" w:rsidR="00AC3ACF" w:rsidRPr="00144257" w:rsidRDefault="006C4180" w:rsidP="00024B9F">
            <w:pPr>
              <w:rPr>
                <w:sz w:val="20"/>
                <w:szCs w:val="20"/>
              </w:rPr>
            </w:pPr>
            <w:r w:rsidRPr="00144257">
              <w:rPr>
                <w:sz w:val="20"/>
                <w:szCs w:val="20"/>
              </w:rPr>
              <w:t xml:space="preserve">Good fit and good shape </w:t>
            </w:r>
            <w:r w:rsidR="00024B9F" w:rsidRPr="00144257">
              <w:rPr>
                <w:sz w:val="20"/>
                <w:szCs w:val="20"/>
              </w:rPr>
              <w:t>but not much of a shoulder</w:t>
            </w:r>
            <w:r w:rsidR="00144257" w:rsidRPr="00144257">
              <w:rPr>
                <w:sz w:val="20"/>
                <w:szCs w:val="20"/>
              </w:rPr>
              <w:t>. Bad fit at some intervals</w:t>
            </w:r>
          </w:p>
        </w:tc>
      </w:tr>
      <w:tr w:rsidR="00AC3ACF" w:rsidRPr="006333AF" w14:paraId="7E13E801" w14:textId="77777777" w:rsidTr="00DD64D2">
        <w:tc>
          <w:tcPr>
            <w:tcW w:w="1195" w:type="pct"/>
          </w:tcPr>
          <w:p w14:paraId="36395763" w14:textId="77777777" w:rsidR="00AC3ACF" w:rsidRPr="00144257" w:rsidRDefault="00AC3ACF" w:rsidP="00DD64D2">
            <w:pPr>
              <w:rPr>
                <w:sz w:val="20"/>
                <w:szCs w:val="20"/>
              </w:rPr>
            </w:pPr>
            <w:r w:rsidRPr="00144257">
              <w:rPr>
                <w:sz w:val="20"/>
                <w:szCs w:val="20"/>
              </w:rPr>
              <w:t>X</w:t>
            </w:r>
            <w:r w:rsidRPr="00144257">
              <w:rPr>
                <w:sz w:val="20"/>
                <w:szCs w:val="20"/>
                <w:vertAlign w:val="superscript"/>
              </w:rPr>
              <w:t>2</w:t>
            </w:r>
            <w:r w:rsidRPr="00144257">
              <w:rPr>
                <w:sz w:val="20"/>
                <w:szCs w:val="20"/>
              </w:rPr>
              <w:t xml:space="preserve"> P-value</w:t>
            </w:r>
          </w:p>
        </w:tc>
        <w:tc>
          <w:tcPr>
            <w:tcW w:w="1840" w:type="pct"/>
          </w:tcPr>
          <w:p w14:paraId="50DA312D" w14:textId="77777777" w:rsidR="00AC3ACF" w:rsidRPr="00144257" w:rsidRDefault="00144257" w:rsidP="00DD64D2">
            <w:pPr>
              <w:rPr>
                <w:sz w:val="20"/>
                <w:szCs w:val="20"/>
              </w:rPr>
            </w:pPr>
            <w:r w:rsidRPr="00144257">
              <w:rPr>
                <w:sz w:val="20"/>
                <w:szCs w:val="20"/>
              </w:rPr>
              <w:t>0.24</w:t>
            </w:r>
          </w:p>
        </w:tc>
        <w:tc>
          <w:tcPr>
            <w:tcW w:w="1965" w:type="pct"/>
          </w:tcPr>
          <w:p w14:paraId="5D9D7EBC" w14:textId="77777777" w:rsidR="00AC3ACF" w:rsidRPr="00144257" w:rsidRDefault="00FB24A6" w:rsidP="00DD64D2">
            <w:pPr>
              <w:rPr>
                <w:sz w:val="20"/>
                <w:szCs w:val="20"/>
              </w:rPr>
            </w:pPr>
            <w:r w:rsidRPr="00144257">
              <w:rPr>
                <w:sz w:val="20"/>
                <w:szCs w:val="20"/>
              </w:rPr>
              <w:t>0.04</w:t>
            </w:r>
          </w:p>
        </w:tc>
      </w:tr>
      <w:tr w:rsidR="00AC3ACF" w:rsidRPr="006333AF" w14:paraId="61C5D551" w14:textId="77777777" w:rsidTr="00DD64D2">
        <w:tc>
          <w:tcPr>
            <w:tcW w:w="1195" w:type="pct"/>
          </w:tcPr>
          <w:p w14:paraId="5CB87C47" w14:textId="77777777" w:rsidR="00AC3ACF" w:rsidRPr="00144257" w:rsidRDefault="00AC3ACF" w:rsidP="00DD64D2">
            <w:pPr>
              <w:rPr>
                <w:sz w:val="20"/>
                <w:szCs w:val="20"/>
              </w:rPr>
            </w:pPr>
            <w:r w:rsidRPr="00144257">
              <w:rPr>
                <w:sz w:val="20"/>
                <w:szCs w:val="20"/>
              </w:rPr>
              <w:t># parameters</w:t>
            </w:r>
          </w:p>
        </w:tc>
        <w:tc>
          <w:tcPr>
            <w:tcW w:w="1840" w:type="pct"/>
          </w:tcPr>
          <w:p w14:paraId="2C848AD5" w14:textId="77777777" w:rsidR="00AC3ACF" w:rsidRPr="00144257" w:rsidRDefault="00FB24A6" w:rsidP="00DD64D2">
            <w:pPr>
              <w:rPr>
                <w:sz w:val="20"/>
                <w:szCs w:val="20"/>
              </w:rPr>
            </w:pPr>
            <w:r w:rsidRPr="00144257">
              <w:rPr>
                <w:sz w:val="20"/>
                <w:szCs w:val="20"/>
              </w:rPr>
              <w:t>4</w:t>
            </w:r>
          </w:p>
        </w:tc>
        <w:tc>
          <w:tcPr>
            <w:tcW w:w="1965" w:type="pct"/>
          </w:tcPr>
          <w:p w14:paraId="73CEDB74" w14:textId="77777777" w:rsidR="00AC3ACF" w:rsidRPr="00144257" w:rsidRDefault="00FB24A6" w:rsidP="00DD64D2">
            <w:pPr>
              <w:rPr>
                <w:sz w:val="20"/>
                <w:szCs w:val="20"/>
              </w:rPr>
            </w:pPr>
            <w:r w:rsidRPr="00144257">
              <w:rPr>
                <w:sz w:val="20"/>
                <w:szCs w:val="20"/>
              </w:rPr>
              <w:t>1</w:t>
            </w:r>
          </w:p>
        </w:tc>
      </w:tr>
      <w:tr w:rsidR="00AC3ACF" w:rsidRPr="006333AF" w14:paraId="025A6BD2" w14:textId="77777777" w:rsidTr="00DD64D2">
        <w:tc>
          <w:tcPr>
            <w:tcW w:w="1195" w:type="pct"/>
          </w:tcPr>
          <w:p w14:paraId="7D957F14" w14:textId="77777777" w:rsidR="00AC3ACF" w:rsidRPr="00144257" w:rsidRDefault="00AC3ACF" w:rsidP="00DD64D2">
            <w:pPr>
              <w:rPr>
                <w:sz w:val="20"/>
                <w:szCs w:val="20"/>
              </w:rPr>
            </w:pPr>
            <w:r w:rsidRPr="00144257">
              <w:rPr>
                <w:sz w:val="20"/>
                <w:szCs w:val="20"/>
              </w:rPr>
              <w:t>warnings</w:t>
            </w:r>
          </w:p>
        </w:tc>
        <w:tc>
          <w:tcPr>
            <w:tcW w:w="1840" w:type="pct"/>
          </w:tcPr>
          <w:p w14:paraId="6B392FBA" w14:textId="77777777" w:rsidR="00AC3ACF" w:rsidRPr="00144257" w:rsidRDefault="00FB24A6" w:rsidP="00DD64D2">
            <w:pPr>
              <w:rPr>
                <w:sz w:val="20"/>
                <w:szCs w:val="20"/>
              </w:rPr>
            </w:pPr>
            <w:r w:rsidRPr="00144257">
              <w:rPr>
                <w:sz w:val="20"/>
                <w:szCs w:val="20"/>
              </w:rPr>
              <w:t>Parameters are being constrained to monotonicity</w:t>
            </w:r>
          </w:p>
        </w:tc>
        <w:tc>
          <w:tcPr>
            <w:tcW w:w="1965" w:type="pct"/>
          </w:tcPr>
          <w:p w14:paraId="0BE8F061" w14:textId="77777777" w:rsidR="00AC3ACF" w:rsidRPr="00144257" w:rsidRDefault="00AC3ACF" w:rsidP="00DD64D2">
            <w:pPr>
              <w:rPr>
                <w:sz w:val="20"/>
                <w:szCs w:val="20"/>
              </w:rPr>
            </w:pPr>
            <w:r w:rsidRPr="00144257">
              <w:rPr>
                <w:sz w:val="20"/>
                <w:szCs w:val="20"/>
              </w:rPr>
              <w:t>Parameters are being constrained to monotonicity</w:t>
            </w:r>
          </w:p>
        </w:tc>
      </w:tr>
    </w:tbl>
    <w:tbl>
      <w:tblPr>
        <w:tblStyle w:val="TableGrid"/>
        <w:tblpPr w:leftFromText="180" w:rightFromText="180" w:vertAnchor="text" w:horzAnchor="margin" w:tblpY="788"/>
        <w:tblW w:w="5000" w:type="pct"/>
        <w:tblLook w:val="04A0" w:firstRow="1" w:lastRow="0" w:firstColumn="1" w:lastColumn="0" w:noHBand="0" w:noVBand="1"/>
      </w:tblPr>
      <w:tblGrid>
        <w:gridCol w:w="2234"/>
        <w:gridCol w:w="3441"/>
        <w:gridCol w:w="3675"/>
      </w:tblGrid>
      <w:tr w:rsidR="00AC3ACF" w:rsidRPr="006333AF" w14:paraId="75530CDE" w14:textId="77777777" w:rsidTr="00DD64D2">
        <w:tc>
          <w:tcPr>
            <w:tcW w:w="5000" w:type="pct"/>
            <w:gridSpan w:val="3"/>
          </w:tcPr>
          <w:p w14:paraId="61E6FBB4" w14:textId="77777777" w:rsidR="00AC3ACF" w:rsidRPr="003216C1" w:rsidRDefault="00AC3ACF" w:rsidP="00AC3ACF">
            <w:pPr>
              <w:rPr>
                <w:b/>
                <w:i/>
                <w:sz w:val="20"/>
                <w:szCs w:val="20"/>
              </w:rPr>
            </w:pPr>
            <w:r w:rsidRPr="003216C1">
              <w:rPr>
                <w:b/>
                <w:i/>
              </w:rPr>
              <w:t xml:space="preserve">Appendix 2.E.  </w:t>
            </w:r>
            <w:r w:rsidR="003216C1" w:rsidRPr="003216C1">
              <w:rPr>
                <w:b/>
                <w:i/>
              </w:rPr>
              <w:t>2.5 ft bins,  no truncation, 160</w:t>
            </w:r>
            <w:r w:rsidR="00602505" w:rsidRPr="003216C1">
              <w:rPr>
                <w:b/>
                <w:i/>
              </w:rPr>
              <w:t xml:space="preserve"> observations, width 15</w:t>
            </w:r>
          </w:p>
        </w:tc>
      </w:tr>
      <w:tr w:rsidR="00AC3ACF" w:rsidRPr="006333AF" w14:paraId="4BE0EC67" w14:textId="77777777" w:rsidTr="00DD64D2">
        <w:tc>
          <w:tcPr>
            <w:tcW w:w="1195" w:type="pct"/>
          </w:tcPr>
          <w:p w14:paraId="0E21A7BF" w14:textId="77777777" w:rsidR="00AC3ACF" w:rsidRPr="003216C1" w:rsidRDefault="00AC3ACF" w:rsidP="00DD64D2">
            <w:pPr>
              <w:rPr>
                <w:sz w:val="20"/>
                <w:szCs w:val="20"/>
              </w:rPr>
            </w:pPr>
          </w:p>
        </w:tc>
        <w:tc>
          <w:tcPr>
            <w:tcW w:w="1840" w:type="pct"/>
          </w:tcPr>
          <w:p w14:paraId="3C2D110B" w14:textId="77777777" w:rsidR="00AC3ACF" w:rsidRPr="003216C1" w:rsidRDefault="00AC3ACF" w:rsidP="00DD64D2">
            <w:pPr>
              <w:rPr>
                <w:b/>
                <w:sz w:val="20"/>
                <w:szCs w:val="20"/>
              </w:rPr>
            </w:pPr>
            <w:r w:rsidRPr="003216C1">
              <w:rPr>
                <w:b/>
                <w:sz w:val="20"/>
                <w:szCs w:val="20"/>
              </w:rPr>
              <w:t>Hazard rate cosine</w:t>
            </w:r>
          </w:p>
        </w:tc>
        <w:tc>
          <w:tcPr>
            <w:tcW w:w="1965" w:type="pct"/>
          </w:tcPr>
          <w:p w14:paraId="27F3B7DA" w14:textId="77777777" w:rsidR="00AC3ACF" w:rsidRPr="003216C1" w:rsidRDefault="00AC3ACF" w:rsidP="00DD64D2">
            <w:pPr>
              <w:rPr>
                <w:b/>
                <w:sz w:val="20"/>
                <w:szCs w:val="20"/>
              </w:rPr>
            </w:pPr>
            <w:r w:rsidRPr="003216C1">
              <w:rPr>
                <w:b/>
                <w:sz w:val="20"/>
                <w:szCs w:val="20"/>
              </w:rPr>
              <w:t>Half normal cosine</w:t>
            </w:r>
          </w:p>
        </w:tc>
      </w:tr>
      <w:tr w:rsidR="00AC3ACF" w:rsidRPr="006333AF" w14:paraId="2F0C8A5F" w14:textId="77777777" w:rsidTr="00DD64D2">
        <w:tc>
          <w:tcPr>
            <w:tcW w:w="1195" w:type="pct"/>
          </w:tcPr>
          <w:p w14:paraId="0EDA0CD4" w14:textId="77777777" w:rsidR="00AC3ACF" w:rsidRPr="003216C1" w:rsidRDefault="00AC3ACF" w:rsidP="00DD64D2">
            <w:pPr>
              <w:rPr>
                <w:sz w:val="20"/>
                <w:szCs w:val="20"/>
              </w:rPr>
            </w:pPr>
            <w:r w:rsidRPr="003216C1">
              <w:rPr>
                <w:sz w:val="20"/>
                <w:szCs w:val="20"/>
              </w:rPr>
              <w:t>AIC</w:t>
            </w:r>
          </w:p>
        </w:tc>
        <w:tc>
          <w:tcPr>
            <w:tcW w:w="1840" w:type="pct"/>
          </w:tcPr>
          <w:p w14:paraId="5E2AD996" w14:textId="77777777" w:rsidR="00AC3ACF" w:rsidRPr="003216C1" w:rsidRDefault="00144257" w:rsidP="00DD64D2">
            <w:pPr>
              <w:rPr>
                <w:sz w:val="20"/>
                <w:szCs w:val="20"/>
              </w:rPr>
            </w:pPr>
            <w:r w:rsidRPr="003216C1">
              <w:rPr>
                <w:sz w:val="20"/>
                <w:szCs w:val="20"/>
              </w:rPr>
              <w:t>508</w:t>
            </w:r>
          </w:p>
        </w:tc>
        <w:tc>
          <w:tcPr>
            <w:tcW w:w="1965" w:type="pct"/>
          </w:tcPr>
          <w:p w14:paraId="2CEA2EA7" w14:textId="77777777" w:rsidR="00AC3ACF" w:rsidRPr="003216C1" w:rsidRDefault="003216C1" w:rsidP="00DD64D2">
            <w:pPr>
              <w:rPr>
                <w:sz w:val="20"/>
                <w:szCs w:val="20"/>
              </w:rPr>
            </w:pPr>
            <w:r w:rsidRPr="003216C1">
              <w:rPr>
                <w:sz w:val="20"/>
                <w:szCs w:val="20"/>
              </w:rPr>
              <w:t>507</w:t>
            </w:r>
          </w:p>
        </w:tc>
      </w:tr>
      <w:tr w:rsidR="00AC3ACF" w:rsidRPr="006333AF" w14:paraId="29A1330E" w14:textId="77777777" w:rsidTr="00DD64D2">
        <w:tc>
          <w:tcPr>
            <w:tcW w:w="1195" w:type="pct"/>
          </w:tcPr>
          <w:p w14:paraId="0F251FDA" w14:textId="77777777" w:rsidR="00AC3ACF" w:rsidRPr="003216C1" w:rsidRDefault="00AC3ACF" w:rsidP="00DD64D2">
            <w:pPr>
              <w:rPr>
                <w:sz w:val="20"/>
                <w:szCs w:val="20"/>
              </w:rPr>
            </w:pPr>
            <w:r w:rsidRPr="003216C1">
              <w:rPr>
                <w:sz w:val="20"/>
                <w:szCs w:val="20"/>
              </w:rPr>
              <w:t>Density (ye/km</w:t>
            </w:r>
            <w:r w:rsidRPr="003216C1">
              <w:rPr>
                <w:sz w:val="20"/>
                <w:szCs w:val="20"/>
                <w:vertAlign w:val="superscript"/>
              </w:rPr>
              <w:t>2</w:t>
            </w:r>
            <w:r w:rsidRPr="003216C1">
              <w:rPr>
                <w:sz w:val="20"/>
                <w:szCs w:val="20"/>
              </w:rPr>
              <w:t>)</w:t>
            </w:r>
          </w:p>
        </w:tc>
        <w:tc>
          <w:tcPr>
            <w:tcW w:w="1840" w:type="pct"/>
          </w:tcPr>
          <w:p w14:paraId="1E43B0A9" w14:textId="77777777" w:rsidR="00AC3ACF" w:rsidRPr="003216C1" w:rsidRDefault="00144257" w:rsidP="00DD64D2">
            <w:pPr>
              <w:rPr>
                <w:sz w:val="20"/>
                <w:szCs w:val="20"/>
              </w:rPr>
            </w:pPr>
            <w:r w:rsidRPr="003216C1">
              <w:rPr>
                <w:sz w:val="20"/>
                <w:szCs w:val="20"/>
              </w:rPr>
              <w:t>1137</w:t>
            </w:r>
          </w:p>
        </w:tc>
        <w:tc>
          <w:tcPr>
            <w:tcW w:w="1965" w:type="pct"/>
          </w:tcPr>
          <w:p w14:paraId="25DCFB4B" w14:textId="77777777" w:rsidR="00AC3ACF" w:rsidRPr="003216C1" w:rsidRDefault="003216C1" w:rsidP="00DD64D2">
            <w:pPr>
              <w:rPr>
                <w:sz w:val="20"/>
                <w:szCs w:val="20"/>
              </w:rPr>
            </w:pPr>
            <w:r w:rsidRPr="003216C1">
              <w:rPr>
                <w:sz w:val="20"/>
                <w:szCs w:val="20"/>
              </w:rPr>
              <w:t>1106</w:t>
            </w:r>
          </w:p>
        </w:tc>
      </w:tr>
      <w:tr w:rsidR="00AC3ACF" w:rsidRPr="006333AF" w14:paraId="4A5BB0EF" w14:textId="77777777" w:rsidTr="00144257">
        <w:trPr>
          <w:trHeight w:val="203"/>
        </w:trPr>
        <w:tc>
          <w:tcPr>
            <w:tcW w:w="1195" w:type="pct"/>
          </w:tcPr>
          <w:p w14:paraId="28306C84" w14:textId="77777777" w:rsidR="00AC3ACF" w:rsidRPr="003216C1" w:rsidRDefault="00AC3ACF" w:rsidP="00DD64D2">
            <w:pPr>
              <w:rPr>
                <w:sz w:val="20"/>
                <w:szCs w:val="20"/>
              </w:rPr>
            </w:pPr>
            <w:r w:rsidRPr="003216C1">
              <w:rPr>
                <w:sz w:val="20"/>
                <w:szCs w:val="20"/>
              </w:rPr>
              <w:t>D LCL (ye/km</w:t>
            </w:r>
            <w:r w:rsidRPr="003216C1">
              <w:rPr>
                <w:sz w:val="20"/>
                <w:szCs w:val="20"/>
                <w:vertAlign w:val="superscript"/>
              </w:rPr>
              <w:t>2</w:t>
            </w:r>
            <w:r w:rsidRPr="003216C1">
              <w:rPr>
                <w:sz w:val="20"/>
                <w:szCs w:val="20"/>
              </w:rPr>
              <w:t>)</w:t>
            </w:r>
          </w:p>
        </w:tc>
        <w:tc>
          <w:tcPr>
            <w:tcW w:w="1840" w:type="pct"/>
          </w:tcPr>
          <w:p w14:paraId="64BFC1EB" w14:textId="77777777" w:rsidR="00AC3ACF" w:rsidRPr="003216C1" w:rsidRDefault="003216C1" w:rsidP="00DD64D2">
            <w:pPr>
              <w:rPr>
                <w:sz w:val="20"/>
                <w:szCs w:val="20"/>
              </w:rPr>
            </w:pPr>
            <w:r w:rsidRPr="003216C1">
              <w:rPr>
                <w:sz w:val="20"/>
                <w:szCs w:val="20"/>
              </w:rPr>
              <w:t>823</w:t>
            </w:r>
          </w:p>
        </w:tc>
        <w:tc>
          <w:tcPr>
            <w:tcW w:w="1965" w:type="pct"/>
          </w:tcPr>
          <w:p w14:paraId="2B7F3687" w14:textId="77777777" w:rsidR="00AC3ACF" w:rsidRPr="003216C1" w:rsidRDefault="003216C1" w:rsidP="00DD64D2">
            <w:pPr>
              <w:rPr>
                <w:sz w:val="20"/>
                <w:szCs w:val="20"/>
              </w:rPr>
            </w:pPr>
            <w:r w:rsidRPr="003216C1">
              <w:rPr>
                <w:sz w:val="20"/>
                <w:szCs w:val="20"/>
              </w:rPr>
              <w:t>838</w:t>
            </w:r>
          </w:p>
        </w:tc>
      </w:tr>
      <w:tr w:rsidR="00AC3ACF" w:rsidRPr="006333AF" w14:paraId="0B14679E" w14:textId="77777777" w:rsidTr="00DD64D2">
        <w:tc>
          <w:tcPr>
            <w:tcW w:w="1195" w:type="pct"/>
          </w:tcPr>
          <w:p w14:paraId="3A9F9D23" w14:textId="77777777" w:rsidR="00AC3ACF" w:rsidRPr="003216C1" w:rsidRDefault="00AC3ACF" w:rsidP="00DD64D2">
            <w:pPr>
              <w:rPr>
                <w:sz w:val="20"/>
                <w:szCs w:val="20"/>
              </w:rPr>
            </w:pPr>
            <w:r w:rsidRPr="003216C1">
              <w:rPr>
                <w:sz w:val="20"/>
                <w:szCs w:val="20"/>
              </w:rPr>
              <w:t>D UCL (ye/km</w:t>
            </w:r>
            <w:r w:rsidRPr="003216C1">
              <w:rPr>
                <w:sz w:val="20"/>
                <w:szCs w:val="20"/>
                <w:vertAlign w:val="superscript"/>
              </w:rPr>
              <w:t>2</w:t>
            </w:r>
            <w:r w:rsidRPr="003216C1">
              <w:rPr>
                <w:sz w:val="20"/>
                <w:szCs w:val="20"/>
              </w:rPr>
              <w:t>)</w:t>
            </w:r>
          </w:p>
        </w:tc>
        <w:tc>
          <w:tcPr>
            <w:tcW w:w="1840" w:type="pct"/>
          </w:tcPr>
          <w:p w14:paraId="185C192A" w14:textId="77777777" w:rsidR="00AC3ACF" w:rsidRPr="003216C1" w:rsidRDefault="003216C1" w:rsidP="00DD64D2">
            <w:pPr>
              <w:rPr>
                <w:sz w:val="20"/>
                <w:szCs w:val="20"/>
              </w:rPr>
            </w:pPr>
            <w:r w:rsidRPr="003216C1">
              <w:rPr>
                <w:sz w:val="20"/>
                <w:szCs w:val="20"/>
              </w:rPr>
              <w:t>1569</w:t>
            </w:r>
          </w:p>
        </w:tc>
        <w:tc>
          <w:tcPr>
            <w:tcW w:w="1965" w:type="pct"/>
          </w:tcPr>
          <w:p w14:paraId="203E24BF" w14:textId="77777777" w:rsidR="00AC3ACF" w:rsidRPr="003216C1" w:rsidRDefault="003216C1" w:rsidP="00DD64D2">
            <w:pPr>
              <w:rPr>
                <w:sz w:val="20"/>
                <w:szCs w:val="20"/>
              </w:rPr>
            </w:pPr>
            <w:r w:rsidRPr="003216C1">
              <w:rPr>
                <w:sz w:val="20"/>
                <w:szCs w:val="20"/>
              </w:rPr>
              <w:t>1460</w:t>
            </w:r>
          </w:p>
        </w:tc>
      </w:tr>
      <w:tr w:rsidR="00AC3ACF" w:rsidRPr="006333AF" w14:paraId="25C79DF7" w14:textId="77777777" w:rsidTr="00DD64D2">
        <w:tc>
          <w:tcPr>
            <w:tcW w:w="1195" w:type="pct"/>
          </w:tcPr>
          <w:p w14:paraId="28D7BCAA" w14:textId="77777777" w:rsidR="00AC3ACF" w:rsidRPr="003216C1" w:rsidRDefault="00AC3ACF" w:rsidP="00DD64D2">
            <w:pPr>
              <w:rPr>
                <w:sz w:val="20"/>
                <w:szCs w:val="20"/>
              </w:rPr>
            </w:pPr>
            <w:r w:rsidRPr="003216C1">
              <w:rPr>
                <w:sz w:val="20"/>
                <w:szCs w:val="20"/>
              </w:rPr>
              <w:t>CV of D</w:t>
            </w:r>
          </w:p>
        </w:tc>
        <w:tc>
          <w:tcPr>
            <w:tcW w:w="1840" w:type="pct"/>
          </w:tcPr>
          <w:p w14:paraId="776D9C4C" w14:textId="77777777" w:rsidR="00AC3ACF" w:rsidRPr="003216C1" w:rsidRDefault="00602505" w:rsidP="00DD64D2">
            <w:pPr>
              <w:rPr>
                <w:sz w:val="20"/>
                <w:szCs w:val="20"/>
              </w:rPr>
            </w:pPr>
            <w:r w:rsidRPr="003216C1">
              <w:rPr>
                <w:sz w:val="20"/>
                <w:szCs w:val="20"/>
              </w:rPr>
              <w:t>0.16</w:t>
            </w:r>
          </w:p>
        </w:tc>
        <w:tc>
          <w:tcPr>
            <w:tcW w:w="1965" w:type="pct"/>
          </w:tcPr>
          <w:p w14:paraId="431207F2" w14:textId="77777777" w:rsidR="00AC3ACF" w:rsidRPr="003216C1" w:rsidRDefault="00602505" w:rsidP="00DD64D2">
            <w:pPr>
              <w:rPr>
                <w:sz w:val="20"/>
                <w:szCs w:val="20"/>
              </w:rPr>
            </w:pPr>
            <w:r w:rsidRPr="003216C1">
              <w:rPr>
                <w:sz w:val="20"/>
                <w:szCs w:val="20"/>
              </w:rPr>
              <w:t>0.14</w:t>
            </w:r>
          </w:p>
        </w:tc>
      </w:tr>
      <w:tr w:rsidR="00AC3ACF" w:rsidRPr="006333AF" w14:paraId="23647600" w14:textId="77777777" w:rsidTr="00DD64D2">
        <w:trPr>
          <w:trHeight w:val="611"/>
        </w:trPr>
        <w:tc>
          <w:tcPr>
            <w:tcW w:w="1195" w:type="pct"/>
          </w:tcPr>
          <w:p w14:paraId="7603D868" w14:textId="77777777" w:rsidR="00AC3ACF" w:rsidRPr="003216C1" w:rsidRDefault="00AC3ACF" w:rsidP="00DD64D2">
            <w:pPr>
              <w:rPr>
                <w:sz w:val="20"/>
                <w:szCs w:val="20"/>
              </w:rPr>
            </w:pPr>
            <w:r w:rsidRPr="003216C1">
              <w:rPr>
                <w:sz w:val="20"/>
                <w:szCs w:val="20"/>
              </w:rPr>
              <w:t>Judgement</w:t>
            </w:r>
          </w:p>
        </w:tc>
        <w:tc>
          <w:tcPr>
            <w:tcW w:w="1840" w:type="pct"/>
          </w:tcPr>
          <w:p w14:paraId="0C91F928" w14:textId="77777777" w:rsidR="00AC3ACF" w:rsidRPr="003216C1" w:rsidRDefault="00602505" w:rsidP="003216C1">
            <w:pPr>
              <w:rPr>
                <w:sz w:val="20"/>
                <w:szCs w:val="20"/>
              </w:rPr>
            </w:pPr>
            <w:r w:rsidRPr="003216C1">
              <w:rPr>
                <w:sz w:val="20"/>
                <w:szCs w:val="20"/>
              </w:rPr>
              <w:t xml:space="preserve">Unrealistic </w:t>
            </w:r>
            <w:r w:rsidR="003216C1" w:rsidRPr="003216C1">
              <w:rPr>
                <w:sz w:val="20"/>
                <w:szCs w:val="20"/>
              </w:rPr>
              <w:t>shape</w:t>
            </w:r>
          </w:p>
        </w:tc>
        <w:tc>
          <w:tcPr>
            <w:tcW w:w="1965" w:type="pct"/>
          </w:tcPr>
          <w:p w14:paraId="5710323F" w14:textId="77777777" w:rsidR="00AC3ACF" w:rsidRPr="003216C1" w:rsidRDefault="00602505" w:rsidP="00DD64D2">
            <w:pPr>
              <w:rPr>
                <w:sz w:val="20"/>
                <w:szCs w:val="20"/>
              </w:rPr>
            </w:pPr>
            <w:r w:rsidRPr="003216C1">
              <w:rPr>
                <w:sz w:val="20"/>
                <w:szCs w:val="20"/>
              </w:rPr>
              <w:t>Good fit and shape but no shoulder</w:t>
            </w:r>
          </w:p>
        </w:tc>
      </w:tr>
      <w:tr w:rsidR="00AC3ACF" w:rsidRPr="006333AF" w14:paraId="453CBDD3" w14:textId="77777777" w:rsidTr="00DD64D2">
        <w:tc>
          <w:tcPr>
            <w:tcW w:w="1195" w:type="pct"/>
          </w:tcPr>
          <w:p w14:paraId="600FB30B" w14:textId="77777777" w:rsidR="00AC3ACF" w:rsidRPr="003216C1" w:rsidRDefault="00AC3ACF" w:rsidP="00DD64D2">
            <w:pPr>
              <w:rPr>
                <w:sz w:val="20"/>
                <w:szCs w:val="20"/>
              </w:rPr>
            </w:pPr>
            <w:r w:rsidRPr="003216C1">
              <w:rPr>
                <w:sz w:val="20"/>
                <w:szCs w:val="20"/>
              </w:rPr>
              <w:t>X</w:t>
            </w:r>
            <w:r w:rsidRPr="003216C1">
              <w:rPr>
                <w:sz w:val="20"/>
                <w:szCs w:val="20"/>
                <w:vertAlign w:val="superscript"/>
              </w:rPr>
              <w:t>2</w:t>
            </w:r>
            <w:r w:rsidRPr="003216C1">
              <w:rPr>
                <w:sz w:val="20"/>
                <w:szCs w:val="20"/>
              </w:rPr>
              <w:t xml:space="preserve"> P-value</w:t>
            </w:r>
          </w:p>
        </w:tc>
        <w:tc>
          <w:tcPr>
            <w:tcW w:w="1840" w:type="pct"/>
          </w:tcPr>
          <w:p w14:paraId="55548D0E" w14:textId="77777777" w:rsidR="00AC3ACF" w:rsidRPr="003216C1" w:rsidRDefault="003216C1" w:rsidP="001760D5">
            <w:pPr>
              <w:rPr>
                <w:sz w:val="20"/>
                <w:szCs w:val="20"/>
              </w:rPr>
            </w:pPr>
            <w:r w:rsidRPr="003216C1">
              <w:rPr>
                <w:sz w:val="20"/>
                <w:szCs w:val="20"/>
              </w:rPr>
              <w:t>0.13</w:t>
            </w:r>
          </w:p>
        </w:tc>
        <w:tc>
          <w:tcPr>
            <w:tcW w:w="1965" w:type="pct"/>
          </w:tcPr>
          <w:p w14:paraId="27B426AF" w14:textId="77777777" w:rsidR="00AC3ACF" w:rsidRPr="003216C1" w:rsidRDefault="003216C1" w:rsidP="00DD64D2">
            <w:pPr>
              <w:rPr>
                <w:sz w:val="20"/>
                <w:szCs w:val="20"/>
              </w:rPr>
            </w:pPr>
            <w:r w:rsidRPr="003216C1">
              <w:rPr>
                <w:sz w:val="20"/>
                <w:szCs w:val="20"/>
              </w:rPr>
              <w:t>0.12</w:t>
            </w:r>
          </w:p>
        </w:tc>
      </w:tr>
      <w:tr w:rsidR="00AC3ACF" w:rsidRPr="006333AF" w14:paraId="2B8A5FF7" w14:textId="77777777" w:rsidTr="00DD64D2">
        <w:trPr>
          <w:trHeight w:val="272"/>
        </w:trPr>
        <w:tc>
          <w:tcPr>
            <w:tcW w:w="1195" w:type="pct"/>
          </w:tcPr>
          <w:p w14:paraId="464B0E9C" w14:textId="77777777" w:rsidR="00AC3ACF" w:rsidRPr="003216C1" w:rsidRDefault="00AC3ACF" w:rsidP="00DD64D2">
            <w:pPr>
              <w:rPr>
                <w:sz w:val="20"/>
                <w:szCs w:val="20"/>
              </w:rPr>
            </w:pPr>
            <w:r w:rsidRPr="003216C1">
              <w:rPr>
                <w:sz w:val="20"/>
                <w:szCs w:val="20"/>
              </w:rPr>
              <w:t># parameters</w:t>
            </w:r>
          </w:p>
        </w:tc>
        <w:tc>
          <w:tcPr>
            <w:tcW w:w="1840" w:type="pct"/>
          </w:tcPr>
          <w:p w14:paraId="487C5109" w14:textId="77777777" w:rsidR="00AC3ACF" w:rsidRPr="003216C1" w:rsidRDefault="00602505" w:rsidP="00DD64D2">
            <w:pPr>
              <w:rPr>
                <w:sz w:val="20"/>
                <w:szCs w:val="20"/>
              </w:rPr>
            </w:pPr>
            <w:r w:rsidRPr="003216C1">
              <w:rPr>
                <w:sz w:val="20"/>
                <w:szCs w:val="20"/>
              </w:rPr>
              <w:t>3</w:t>
            </w:r>
          </w:p>
        </w:tc>
        <w:tc>
          <w:tcPr>
            <w:tcW w:w="1965" w:type="pct"/>
          </w:tcPr>
          <w:p w14:paraId="643DA25B" w14:textId="77777777" w:rsidR="00AC3ACF" w:rsidRPr="003216C1" w:rsidRDefault="00602505" w:rsidP="00DD64D2">
            <w:pPr>
              <w:rPr>
                <w:sz w:val="20"/>
                <w:szCs w:val="20"/>
              </w:rPr>
            </w:pPr>
            <w:r w:rsidRPr="003216C1">
              <w:rPr>
                <w:sz w:val="20"/>
                <w:szCs w:val="20"/>
              </w:rPr>
              <w:t>1</w:t>
            </w:r>
          </w:p>
        </w:tc>
      </w:tr>
      <w:tr w:rsidR="00AC3ACF" w:rsidRPr="006333AF" w14:paraId="570755DC" w14:textId="77777777" w:rsidTr="00DD64D2">
        <w:tc>
          <w:tcPr>
            <w:tcW w:w="1195" w:type="pct"/>
          </w:tcPr>
          <w:p w14:paraId="76905793" w14:textId="77777777" w:rsidR="00AC3ACF" w:rsidRPr="003216C1" w:rsidRDefault="00AC3ACF" w:rsidP="00DD64D2">
            <w:pPr>
              <w:rPr>
                <w:sz w:val="20"/>
                <w:szCs w:val="20"/>
              </w:rPr>
            </w:pPr>
            <w:r w:rsidRPr="003216C1">
              <w:rPr>
                <w:sz w:val="20"/>
                <w:szCs w:val="20"/>
              </w:rPr>
              <w:t>warnings</w:t>
            </w:r>
          </w:p>
        </w:tc>
        <w:tc>
          <w:tcPr>
            <w:tcW w:w="1840" w:type="pct"/>
          </w:tcPr>
          <w:p w14:paraId="1A7CA23C" w14:textId="77777777" w:rsidR="00AC3ACF" w:rsidRPr="003216C1" w:rsidRDefault="003216C1" w:rsidP="00DD64D2">
            <w:pPr>
              <w:rPr>
                <w:sz w:val="20"/>
                <w:szCs w:val="20"/>
              </w:rPr>
            </w:pPr>
            <w:r w:rsidRPr="003216C1">
              <w:rPr>
                <w:i/>
              </w:rPr>
              <w:t>None</w:t>
            </w:r>
          </w:p>
        </w:tc>
        <w:tc>
          <w:tcPr>
            <w:tcW w:w="1965" w:type="pct"/>
          </w:tcPr>
          <w:p w14:paraId="3A6886C7" w14:textId="77777777" w:rsidR="00AC3ACF" w:rsidRPr="003216C1" w:rsidRDefault="00602505" w:rsidP="00DD64D2">
            <w:pPr>
              <w:rPr>
                <w:sz w:val="20"/>
                <w:szCs w:val="20"/>
              </w:rPr>
            </w:pPr>
            <w:r w:rsidRPr="003216C1">
              <w:rPr>
                <w:i/>
              </w:rPr>
              <w:t>None</w:t>
            </w:r>
          </w:p>
        </w:tc>
      </w:tr>
    </w:tbl>
    <w:p w14:paraId="4F75C365" w14:textId="77777777" w:rsidR="00AC3ACF" w:rsidRPr="006333AF" w:rsidRDefault="00AC3ACF" w:rsidP="00AC3ACF">
      <w:pPr>
        <w:rPr>
          <w:highlight w:val="yellow"/>
        </w:rPr>
      </w:pPr>
    </w:p>
    <w:p w14:paraId="73D5D7CC" w14:textId="77777777" w:rsidR="00AC3ACF" w:rsidRPr="006333AF" w:rsidRDefault="00AC3ACF" w:rsidP="00AC3ACF">
      <w:pPr>
        <w:rPr>
          <w:highlight w:val="yellow"/>
        </w:rPr>
      </w:pPr>
    </w:p>
    <w:p w14:paraId="6DC4B2B4" w14:textId="77777777" w:rsidR="00AC3ACF" w:rsidRPr="006333AF" w:rsidRDefault="00AC3ACF" w:rsidP="00AC3ACF">
      <w:pPr>
        <w:rPr>
          <w:highlight w:val="yellow"/>
        </w:rPr>
      </w:pPr>
    </w:p>
    <w:tbl>
      <w:tblPr>
        <w:tblStyle w:val="TableGrid"/>
        <w:tblW w:w="5000" w:type="pct"/>
        <w:tblLook w:val="04A0" w:firstRow="1" w:lastRow="0" w:firstColumn="1" w:lastColumn="0" w:noHBand="0" w:noVBand="1"/>
      </w:tblPr>
      <w:tblGrid>
        <w:gridCol w:w="2203"/>
        <w:gridCol w:w="3914"/>
        <w:gridCol w:w="3233"/>
      </w:tblGrid>
      <w:tr w:rsidR="00AC3ACF" w:rsidRPr="006333AF" w14:paraId="1BB558C3" w14:textId="77777777" w:rsidTr="00DD64D2">
        <w:tc>
          <w:tcPr>
            <w:tcW w:w="5000" w:type="pct"/>
            <w:gridSpan w:val="3"/>
          </w:tcPr>
          <w:p w14:paraId="2E089E80" w14:textId="77777777" w:rsidR="00AC3ACF" w:rsidRPr="003216C1" w:rsidRDefault="00AC3ACF" w:rsidP="007A6315">
            <w:pPr>
              <w:rPr>
                <w:b/>
                <w:sz w:val="20"/>
                <w:szCs w:val="20"/>
              </w:rPr>
            </w:pPr>
            <w:r w:rsidRPr="003216C1">
              <w:rPr>
                <w:b/>
                <w:i/>
              </w:rPr>
              <w:lastRenderedPageBreak/>
              <w:t xml:space="preserve">Appendix 2.F. </w:t>
            </w:r>
            <w:r w:rsidR="007A6315" w:rsidRPr="003216C1">
              <w:rPr>
                <w:b/>
                <w:i/>
              </w:rPr>
              <w:t>No binning,  truncation after 12</w:t>
            </w:r>
            <w:r w:rsidRPr="003216C1">
              <w:rPr>
                <w:b/>
                <w:i/>
              </w:rPr>
              <w:t xml:space="preserve">ft, </w:t>
            </w:r>
            <w:r w:rsidR="003216C1">
              <w:rPr>
                <w:b/>
                <w:i/>
              </w:rPr>
              <w:t>155</w:t>
            </w:r>
            <w:r w:rsidRPr="003216C1">
              <w:rPr>
                <w:b/>
                <w:i/>
              </w:rPr>
              <w:t xml:space="preserve"> obse</w:t>
            </w:r>
            <w:r w:rsidR="007A6315" w:rsidRPr="003216C1">
              <w:rPr>
                <w:b/>
                <w:i/>
              </w:rPr>
              <w:t>rvations, width 12</w:t>
            </w:r>
          </w:p>
        </w:tc>
      </w:tr>
      <w:tr w:rsidR="00AC3ACF" w:rsidRPr="006333AF" w14:paraId="68461A74" w14:textId="77777777" w:rsidTr="00DD64D2">
        <w:tc>
          <w:tcPr>
            <w:tcW w:w="1178" w:type="pct"/>
          </w:tcPr>
          <w:p w14:paraId="171AF687" w14:textId="77777777" w:rsidR="00AC3ACF" w:rsidRPr="003216C1" w:rsidRDefault="00AC3ACF" w:rsidP="00DD64D2">
            <w:pPr>
              <w:rPr>
                <w:sz w:val="20"/>
                <w:szCs w:val="20"/>
              </w:rPr>
            </w:pPr>
          </w:p>
        </w:tc>
        <w:tc>
          <w:tcPr>
            <w:tcW w:w="2093" w:type="pct"/>
          </w:tcPr>
          <w:p w14:paraId="007049AD" w14:textId="77777777" w:rsidR="00AC3ACF" w:rsidRPr="003216C1" w:rsidRDefault="00AC3ACF" w:rsidP="00DD64D2">
            <w:pPr>
              <w:rPr>
                <w:b/>
                <w:sz w:val="20"/>
                <w:szCs w:val="20"/>
              </w:rPr>
            </w:pPr>
            <w:r w:rsidRPr="003216C1">
              <w:rPr>
                <w:b/>
                <w:sz w:val="20"/>
                <w:szCs w:val="20"/>
              </w:rPr>
              <w:t>Hazard rate cosine*</w:t>
            </w:r>
          </w:p>
        </w:tc>
        <w:tc>
          <w:tcPr>
            <w:tcW w:w="1729" w:type="pct"/>
          </w:tcPr>
          <w:p w14:paraId="6EC720E6" w14:textId="77777777" w:rsidR="00AC3ACF" w:rsidRPr="003216C1" w:rsidRDefault="00AC3ACF" w:rsidP="00DD64D2">
            <w:pPr>
              <w:rPr>
                <w:b/>
                <w:sz w:val="20"/>
                <w:szCs w:val="20"/>
              </w:rPr>
            </w:pPr>
            <w:r w:rsidRPr="003216C1">
              <w:rPr>
                <w:b/>
                <w:sz w:val="20"/>
                <w:szCs w:val="20"/>
              </w:rPr>
              <w:t>Half normal cosine</w:t>
            </w:r>
          </w:p>
        </w:tc>
      </w:tr>
      <w:tr w:rsidR="00AC3ACF" w:rsidRPr="006333AF" w14:paraId="6C2F9ADE" w14:textId="77777777" w:rsidTr="00DD64D2">
        <w:tc>
          <w:tcPr>
            <w:tcW w:w="1178" w:type="pct"/>
          </w:tcPr>
          <w:p w14:paraId="6471C61B" w14:textId="77777777" w:rsidR="00AC3ACF" w:rsidRPr="003216C1" w:rsidRDefault="00AC3ACF" w:rsidP="00DD64D2">
            <w:pPr>
              <w:rPr>
                <w:sz w:val="20"/>
                <w:szCs w:val="20"/>
              </w:rPr>
            </w:pPr>
            <w:r w:rsidRPr="003216C1">
              <w:rPr>
                <w:sz w:val="20"/>
                <w:szCs w:val="20"/>
              </w:rPr>
              <w:t>AIC</w:t>
            </w:r>
          </w:p>
        </w:tc>
        <w:tc>
          <w:tcPr>
            <w:tcW w:w="2093" w:type="pct"/>
          </w:tcPr>
          <w:p w14:paraId="7BC9DE36" w14:textId="77777777" w:rsidR="00AC3ACF" w:rsidRPr="003216C1" w:rsidRDefault="003216C1" w:rsidP="00DD64D2">
            <w:pPr>
              <w:rPr>
                <w:sz w:val="20"/>
                <w:szCs w:val="20"/>
              </w:rPr>
            </w:pPr>
            <w:r w:rsidRPr="003216C1">
              <w:rPr>
                <w:sz w:val="20"/>
                <w:szCs w:val="20"/>
              </w:rPr>
              <w:t>745</w:t>
            </w:r>
          </w:p>
        </w:tc>
        <w:tc>
          <w:tcPr>
            <w:tcW w:w="1729" w:type="pct"/>
          </w:tcPr>
          <w:p w14:paraId="0A5EA6BF" w14:textId="77777777" w:rsidR="00AC3ACF" w:rsidRPr="003216C1" w:rsidRDefault="003216C1" w:rsidP="00DD64D2">
            <w:pPr>
              <w:rPr>
                <w:sz w:val="20"/>
                <w:szCs w:val="20"/>
              </w:rPr>
            </w:pPr>
            <w:r w:rsidRPr="003216C1">
              <w:rPr>
                <w:sz w:val="20"/>
                <w:szCs w:val="20"/>
              </w:rPr>
              <w:t>742</w:t>
            </w:r>
          </w:p>
        </w:tc>
      </w:tr>
      <w:tr w:rsidR="00AC3ACF" w:rsidRPr="006333AF" w14:paraId="295BF442" w14:textId="77777777" w:rsidTr="00DD64D2">
        <w:tc>
          <w:tcPr>
            <w:tcW w:w="1178" w:type="pct"/>
          </w:tcPr>
          <w:p w14:paraId="79551A4D" w14:textId="77777777" w:rsidR="00AC3ACF" w:rsidRPr="003216C1" w:rsidRDefault="00AC3ACF" w:rsidP="00DD64D2">
            <w:pPr>
              <w:rPr>
                <w:sz w:val="20"/>
                <w:szCs w:val="20"/>
              </w:rPr>
            </w:pPr>
            <w:r w:rsidRPr="003216C1">
              <w:rPr>
                <w:sz w:val="20"/>
                <w:szCs w:val="20"/>
              </w:rPr>
              <w:t>Density (ye/km</w:t>
            </w:r>
            <w:r w:rsidRPr="003216C1">
              <w:rPr>
                <w:sz w:val="20"/>
                <w:szCs w:val="20"/>
                <w:vertAlign w:val="superscript"/>
              </w:rPr>
              <w:t>2</w:t>
            </w:r>
            <w:r w:rsidRPr="003216C1">
              <w:rPr>
                <w:sz w:val="20"/>
                <w:szCs w:val="20"/>
              </w:rPr>
              <w:t>)</w:t>
            </w:r>
          </w:p>
        </w:tc>
        <w:tc>
          <w:tcPr>
            <w:tcW w:w="2093" w:type="pct"/>
          </w:tcPr>
          <w:p w14:paraId="50DEEC4A" w14:textId="77777777" w:rsidR="00AC3ACF" w:rsidRPr="003216C1" w:rsidRDefault="003216C1" w:rsidP="00DD64D2">
            <w:pPr>
              <w:rPr>
                <w:sz w:val="20"/>
                <w:szCs w:val="20"/>
              </w:rPr>
            </w:pPr>
            <w:r w:rsidRPr="003216C1">
              <w:rPr>
                <w:sz w:val="20"/>
                <w:szCs w:val="20"/>
              </w:rPr>
              <w:t>832</w:t>
            </w:r>
          </w:p>
        </w:tc>
        <w:tc>
          <w:tcPr>
            <w:tcW w:w="1729" w:type="pct"/>
          </w:tcPr>
          <w:p w14:paraId="131BB784" w14:textId="77777777" w:rsidR="00AC3ACF" w:rsidRPr="003216C1" w:rsidRDefault="003216C1" w:rsidP="00DD64D2">
            <w:pPr>
              <w:rPr>
                <w:sz w:val="20"/>
                <w:szCs w:val="20"/>
              </w:rPr>
            </w:pPr>
            <w:r w:rsidRPr="003216C1">
              <w:rPr>
                <w:sz w:val="20"/>
                <w:szCs w:val="20"/>
              </w:rPr>
              <w:t>1088</w:t>
            </w:r>
          </w:p>
        </w:tc>
      </w:tr>
      <w:tr w:rsidR="00AC3ACF" w:rsidRPr="006333AF" w14:paraId="79165ACC" w14:textId="77777777" w:rsidTr="00DD64D2">
        <w:tc>
          <w:tcPr>
            <w:tcW w:w="1178" w:type="pct"/>
          </w:tcPr>
          <w:p w14:paraId="47B64F62" w14:textId="77777777" w:rsidR="00AC3ACF" w:rsidRPr="003216C1" w:rsidRDefault="00AC3ACF" w:rsidP="00DD64D2">
            <w:pPr>
              <w:rPr>
                <w:sz w:val="20"/>
                <w:szCs w:val="20"/>
              </w:rPr>
            </w:pPr>
            <w:r w:rsidRPr="003216C1">
              <w:rPr>
                <w:sz w:val="20"/>
                <w:szCs w:val="20"/>
              </w:rPr>
              <w:t>D LCL (ye/km</w:t>
            </w:r>
            <w:r w:rsidRPr="003216C1">
              <w:rPr>
                <w:sz w:val="20"/>
                <w:szCs w:val="20"/>
                <w:vertAlign w:val="superscript"/>
              </w:rPr>
              <w:t>2</w:t>
            </w:r>
            <w:r w:rsidRPr="003216C1">
              <w:rPr>
                <w:sz w:val="20"/>
                <w:szCs w:val="20"/>
              </w:rPr>
              <w:t>)</w:t>
            </w:r>
          </w:p>
        </w:tc>
        <w:tc>
          <w:tcPr>
            <w:tcW w:w="2093" w:type="pct"/>
          </w:tcPr>
          <w:p w14:paraId="3810406A" w14:textId="77777777" w:rsidR="00AC3ACF" w:rsidRPr="003216C1" w:rsidRDefault="003216C1" w:rsidP="00DD64D2">
            <w:pPr>
              <w:rPr>
                <w:sz w:val="20"/>
                <w:szCs w:val="20"/>
              </w:rPr>
            </w:pPr>
            <w:r w:rsidRPr="003216C1">
              <w:rPr>
                <w:sz w:val="20"/>
                <w:szCs w:val="20"/>
              </w:rPr>
              <w:t>645</w:t>
            </w:r>
          </w:p>
        </w:tc>
        <w:tc>
          <w:tcPr>
            <w:tcW w:w="1729" w:type="pct"/>
          </w:tcPr>
          <w:p w14:paraId="6283E5DE" w14:textId="77777777" w:rsidR="00AC3ACF" w:rsidRPr="003216C1" w:rsidRDefault="003216C1" w:rsidP="00DD64D2">
            <w:pPr>
              <w:rPr>
                <w:sz w:val="20"/>
                <w:szCs w:val="20"/>
              </w:rPr>
            </w:pPr>
            <w:r w:rsidRPr="003216C1">
              <w:rPr>
                <w:sz w:val="20"/>
                <w:szCs w:val="20"/>
              </w:rPr>
              <w:t>819</w:t>
            </w:r>
          </w:p>
        </w:tc>
      </w:tr>
      <w:tr w:rsidR="00AC3ACF" w:rsidRPr="006333AF" w14:paraId="32CBF15C" w14:textId="77777777" w:rsidTr="00DD64D2">
        <w:tc>
          <w:tcPr>
            <w:tcW w:w="1178" w:type="pct"/>
          </w:tcPr>
          <w:p w14:paraId="69A64C8D" w14:textId="77777777" w:rsidR="00AC3ACF" w:rsidRPr="003216C1" w:rsidRDefault="00AC3ACF" w:rsidP="00DD64D2">
            <w:pPr>
              <w:rPr>
                <w:sz w:val="20"/>
                <w:szCs w:val="20"/>
              </w:rPr>
            </w:pPr>
            <w:r w:rsidRPr="003216C1">
              <w:rPr>
                <w:sz w:val="20"/>
                <w:szCs w:val="20"/>
              </w:rPr>
              <w:t>D UCL (ye/km</w:t>
            </w:r>
            <w:r w:rsidRPr="003216C1">
              <w:rPr>
                <w:sz w:val="20"/>
                <w:szCs w:val="20"/>
                <w:vertAlign w:val="superscript"/>
              </w:rPr>
              <w:t>2</w:t>
            </w:r>
            <w:r w:rsidRPr="003216C1">
              <w:rPr>
                <w:sz w:val="20"/>
                <w:szCs w:val="20"/>
              </w:rPr>
              <w:t>)</w:t>
            </w:r>
          </w:p>
        </w:tc>
        <w:tc>
          <w:tcPr>
            <w:tcW w:w="2093" w:type="pct"/>
          </w:tcPr>
          <w:p w14:paraId="2BD3B496" w14:textId="77777777" w:rsidR="00AC3ACF" w:rsidRPr="003216C1" w:rsidRDefault="003216C1" w:rsidP="00DD64D2">
            <w:pPr>
              <w:rPr>
                <w:sz w:val="20"/>
                <w:szCs w:val="20"/>
              </w:rPr>
            </w:pPr>
            <w:r w:rsidRPr="003216C1">
              <w:rPr>
                <w:sz w:val="20"/>
                <w:szCs w:val="20"/>
              </w:rPr>
              <w:t>1075</w:t>
            </w:r>
          </w:p>
        </w:tc>
        <w:tc>
          <w:tcPr>
            <w:tcW w:w="1729" w:type="pct"/>
          </w:tcPr>
          <w:p w14:paraId="73C39F87" w14:textId="77777777" w:rsidR="00AC3ACF" w:rsidRPr="003216C1" w:rsidRDefault="003216C1" w:rsidP="00DD64D2">
            <w:pPr>
              <w:rPr>
                <w:sz w:val="20"/>
                <w:szCs w:val="20"/>
              </w:rPr>
            </w:pPr>
            <w:r w:rsidRPr="003216C1">
              <w:rPr>
                <w:sz w:val="20"/>
                <w:szCs w:val="20"/>
              </w:rPr>
              <w:t>1446</w:t>
            </w:r>
          </w:p>
        </w:tc>
      </w:tr>
      <w:tr w:rsidR="00AC3ACF" w:rsidRPr="006333AF" w14:paraId="0AC5D5DF" w14:textId="77777777" w:rsidTr="00DD64D2">
        <w:tc>
          <w:tcPr>
            <w:tcW w:w="1178" w:type="pct"/>
          </w:tcPr>
          <w:p w14:paraId="54F71EE0" w14:textId="77777777" w:rsidR="00AC3ACF" w:rsidRPr="003216C1" w:rsidRDefault="00AC3ACF" w:rsidP="00DD64D2">
            <w:pPr>
              <w:rPr>
                <w:sz w:val="20"/>
                <w:szCs w:val="20"/>
              </w:rPr>
            </w:pPr>
            <w:r w:rsidRPr="003216C1">
              <w:rPr>
                <w:sz w:val="20"/>
                <w:szCs w:val="20"/>
              </w:rPr>
              <w:t>CV of D</w:t>
            </w:r>
          </w:p>
        </w:tc>
        <w:tc>
          <w:tcPr>
            <w:tcW w:w="2093" w:type="pct"/>
          </w:tcPr>
          <w:p w14:paraId="27686A04" w14:textId="77777777" w:rsidR="00AC3ACF" w:rsidRPr="003216C1" w:rsidRDefault="003216C1" w:rsidP="00DD64D2">
            <w:pPr>
              <w:rPr>
                <w:sz w:val="20"/>
                <w:szCs w:val="20"/>
              </w:rPr>
            </w:pPr>
            <w:r w:rsidRPr="003216C1">
              <w:rPr>
                <w:sz w:val="20"/>
                <w:szCs w:val="20"/>
              </w:rPr>
              <w:t>0.13</w:t>
            </w:r>
          </w:p>
        </w:tc>
        <w:tc>
          <w:tcPr>
            <w:tcW w:w="1729" w:type="pct"/>
          </w:tcPr>
          <w:p w14:paraId="6BB7F1D8" w14:textId="77777777" w:rsidR="00AC3ACF" w:rsidRPr="003216C1" w:rsidRDefault="001B6F6B" w:rsidP="00DD64D2">
            <w:pPr>
              <w:rPr>
                <w:sz w:val="20"/>
                <w:szCs w:val="20"/>
              </w:rPr>
            </w:pPr>
            <w:r w:rsidRPr="003216C1">
              <w:rPr>
                <w:sz w:val="20"/>
                <w:szCs w:val="20"/>
              </w:rPr>
              <w:t>0.14</w:t>
            </w:r>
          </w:p>
        </w:tc>
      </w:tr>
      <w:tr w:rsidR="00AC3ACF" w:rsidRPr="006333AF" w14:paraId="706719BD" w14:textId="77777777" w:rsidTr="00DD64D2">
        <w:trPr>
          <w:trHeight w:val="656"/>
        </w:trPr>
        <w:tc>
          <w:tcPr>
            <w:tcW w:w="1178" w:type="pct"/>
          </w:tcPr>
          <w:p w14:paraId="62AA7CCA" w14:textId="77777777" w:rsidR="00AC3ACF" w:rsidRPr="003216C1" w:rsidRDefault="00AC3ACF" w:rsidP="00DD64D2">
            <w:pPr>
              <w:rPr>
                <w:sz w:val="20"/>
                <w:szCs w:val="20"/>
              </w:rPr>
            </w:pPr>
            <w:r w:rsidRPr="003216C1">
              <w:rPr>
                <w:sz w:val="20"/>
                <w:szCs w:val="20"/>
              </w:rPr>
              <w:t>Judgement</w:t>
            </w:r>
          </w:p>
        </w:tc>
        <w:tc>
          <w:tcPr>
            <w:tcW w:w="2093" w:type="pct"/>
          </w:tcPr>
          <w:p w14:paraId="418234BD" w14:textId="77777777" w:rsidR="00AC3ACF" w:rsidRPr="003216C1" w:rsidRDefault="003216C1" w:rsidP="009D5884">
            <w:pPr>
              <w:rPr>
                <w:sz w:val="20"/>
                <w:szCs w:val="20"/>
              </w:rPr>
            </w:pPr>
            <w:r w:rsidRPr="003216C1">
              <w:rPr>
                <w:sz w:val="20"/>
                <w:szCs w:val="20"/>
              </w:rPr>
              <w:t>Large shoulder, not great fit at some bins</w:t>
            </w:r>
          </w:p>
        </w:tc>
        <w:tc>
          <w:tcPr>
            <w:tcW w:w="1729" w:type="pct"/>
          </w:tcPr>
          <w:p w14:paraId="3B2E0AF5" w14:textId="77777777" w:rsidR="00AC3ACF" w:rsidRPr="003216C1" w:rsidRDefault="007A6315" w:rsidP="00DD64D2">
            <w:pPr>
              <w:rPr>
                <w:sz w:val="20"/>
                <w:szCs w:val="20"/>
              </w:rPr>
            </w:pPr>
            <w:r w:rsidRPr="003216C1">
              <w:rPr>
                <w:sz w:val="20"/>
                <w:szCs w:val="20"/>
              </w:rPr>
              <w:t>OK shape and fit but not much shoulder</w:t>
            </w:r>
          </w:p>
        </w:tc>
      </w:tr>
      <w:tr w:rsidR="00AC3ACF" w:rsidRPr="006333AF" w14:paraId="32D64E52" w14:textId="77777777" w:rsidTr="00DD64D2">
        <w:tc>
          <w:tcPr>
            <w:tcW w:w="1178" w:type="pct"/>
          </w:tcPr>
          <w:p w14:paraId="3E536577" w14:textId="77777777" w:rsidR="00AC3ACF" w:rsidRPr="003216C1" w:rsidRDefault="00AC3ACF" w:rsidP="00DD64D2">
            <w:pPr>
              <w:rPr>
                <w:sz w:val="20"/>
                <w:szCs w:val="20"/>
              </w:rPr>
            </w:pPr>
            <w:r w:rsidRPr="003216C1">
              <w:rPr>
                <w:sz w:val="20"/>
                <w:szCs w:val="20"/>
              </w:rPr>
              <w:t>X</w:t>
            </w:r>
            <w:r w:rsidRPr="003216C1">
              <w:rPr>
                <w:sz w:val="20"/>
                <w:szCs w:val="20"/>
                <w:vertAlign w:val="superscript"/>
              </w:rPr>
              <w:t>2</w:t>
            </w:r>
            <w:r w:rsidRPr="003216C1">
              <w:rPr>
                <w:sz w:val="20"/>
                <w:szCs w:val="20"/>
              </w:rPr>
              <w:t xml:space="preserve"> P-value</w:t>
            </w:r>
          </w:p>
        </w:tc>
        <w:tc>
          <w:tcPr>
            <w:tcW w:w="2093" w:type="pct"/>
          </w:tcPr>
          <w:p w14:paraId="20685F2C" w14:textId="77777777" w:rsidR="00AC3ACF" w:rsidRPr="003216C1" w:rsidRDefault="003216C1" w:rsidP="009D5884">
            <w:pPr>
              <w:rPr>
                <w:sz w:val="20"/>
                <w:szCs w:val="20"/>
              </w:rPr>
            </w:pPr>
            <w:r w:rsidRPr="003216C1">
              <w:rPr>
                <w:sz w:val="20"/>
                <w:szCs w:val="20"/>
              </w:rPr>
              <w:t>0.06 (1.5 ft bins), 0.04 (1 ft bins), 0.18</w:t>
            </w:r>
            <w:r w:rsidR="009D5884" w:rsidRPr="003216C1">
              <w:rPr>
                <w:sz w:val="20"/>
                <w:szCs w:val="20"/>
              </w:rPr>
              <w:t xml:space="preserve"> (0.667</w:t>
            </w:r>
            <w:r w:rsidR="003938B4" w:rsidRPr="003216C1">
              <w:rPr>
                <w:sz w:val="20"/>
                <w:szCs w:val="20"/>
              </w:rPr>
              <w:t xml:space="preserve"> ft bins)</w:t>
            </w:r>
          </w:p>
        </w:tc>
        <w:tc>
          <w:tcPr>
            <w:tcW w:w="1729" w:type="pct"/>
          </w:tcPr>
          <w:p w14:paraId="5F17E5C3" w14:textId="77777777" w:rsidR="00AC3ACF" w:rsidRPr="003216C1" w:rsidRDefault="009D5884" w:rsidP="003216C1">
            <w:pPr>
              <w:rPr>
                <w:sz w:val="20"/>
                <w:szCs w:val="20"/>
              </w:rPr>
            </w:pPr>
            <w:r w:rsidRPr="003216C1">
              <w:rPr>
                <w:sz w:val="20"/>
                <w:szCs w:val="20"/>
              </w:rPr>
              <w:t>0.2</w:t>
            </w:r>
            <w:r w:rsidR="003216C1" w:rsidRPr="003216C1">
              <w:rPr>
                <w:sz w:val="20"/>
                <w:szCs w:val="20"/>
              </w:rPr>
              <w:t>9</w:t>
            </w:r>
            <w:r w:rsidRPr="003216C1">
              <w:rPr>
                <w:sz w:val="20"/>
                <w:szCs w:val="20"/>
              </w:rPr>
              <w:t xml:space="preserve"> (1.5 ft bins), 0.1</w:t>
            </w:r>
            <w:r w:rsidR="003216C1" w:rsidRPr="003216C1">
              <w:rPr>
                <w:sz w:val="20"/>
                <w:szCs w:val="20"/>
              </w:rPr>
              <w:t>5 (1 ft bins), 0.39</w:t>
            </w:r>
            <w:r w:rsidRPr="003216C1">
              <w:rPr>
                <w:sz w:val="20"/>
                <w:szCs w:val="20"/>
              </w:rPr>
              <w:t xml:space="preserve"> (0.667</w:t>
            </w:r>
            <w:r w:rsidR="003938B4" w:rsidRPr="003216C1">
              <w:rPr>
                <w:sz w:val="20"/>
                <w:szCs w:val="20"/>
              </w:rPr>
              <w:t xml:space="preserve"> ft bins)</w:t>
            </w:r>
          </w:p>
        </w:tc>
      </w:tr>
      <w:tr w:rsidR="00AC3ACF" w:rsidRPr="006333AF" w14:paraId="2074084D" w14:textId="77777777" w:rsidTr="00DD64D2">
        <w:tc>
          <w:tcPr>
            <w:tcW w:w="1178" w:type="pct"/>
          </w:tcPr>
          <w:p w14:paraId="62876984" w14:textId="77777777" w:rsidR="00AC3ACF" w:rsidRPr="003216C1" w:rsidRDefault="00AC3ACF" w:rsidP="00DD64D2">
            <w:pPr>
              <w:rPr>
                <w:sz w:val="20"/>
                <w:szCs w:val="20"/>
              </w:rPr>
            </w:pPr>
            <w:r w:rsidRPr="003216C1">
              <w:rPr>
                <w:sz w:val="20"/>
                <w:szCs w:val="20"/>
              </w:rPr>
              <w:t># parameters</w:t>
            </w:r>
          </w:p>
        </w:tc>
        <w:tc>
          <w:tcPr>
            <w:tcW w:w="2093" w:type="pct"/>
          </w:tcPr>
          <w:p w14:paraId="7FE7E2F6" w14:textId="77777777" w:rsidR="00AC3ACF" w:rsidRPr="003216C1" w:rsidRDefault="001B6F6B" w:rsidP="00DD64D2">
            <w:pPr>
              <w:rPr>
                <w:sz w:val="20"/>
                <w:szCs w:val="20"/>
              </w:rPr>
            </w:pPr>
            <w:r w:rsidRPr="003216C1">
              <w:rPr>
                <w:sz w:val="20"/>
                <w:szCs w:val="20"/>
              </w:rPr>
              <w:t>2</w:t>
            </w:r>
          </w:p>
        </w:tc>
        <w:tc>
          <w:tcPr>
            <w:tcW w:w="1729" w:type="pct"/>
          </w:tcPr>
          <w:p w14:paraId="7DFAFACA" w14:textId="77777777" w:rsidR="00AC3ACF" w:rsidRPr="003216C1" w:rsidRDefault="007C6609" w:rsidP="00DD64D2">
            <w:pPr>
              <w:rPr>
                <w:sz w:val="20"/>
                <w:szCs w:val="20"/>
              </w:rPr>
            </w:pPr>
            <w:r w:rsidRPr="003216C1">
              <w:rPr>
                <w:sz w:val="20"/>
                <w:szCs w:val="20"/>
              </w:rPr>
              <w:t>1</w:t>
            </w:r>
          </w:p>
        </w:tc>
      </w:tr>
      <w:tr w:rsidR="00AC3ACF" w:rsidRPr="006333AF" w14:paraId="5D799B16" w14:textId="77777777" w:rsidTr="00DD64D2">
        <w:tc>
          <w:tcPr>
            <w:tcW w:w="1178" w:type="pct"/>
          </w:tcPr>
          <w:p w14:paraId="1E6F41A0" w14:textId="77777777" w:rsidR="00AC3ACF" w:rsidRPr="003216C1" w:rsidRDefault="00AC3ACF" w:rsidP="00DD64D2">
            <w:pPr>
              <w:rPr>
                <w:sz w:val="20"/>
                <w:szCs w:val="20"/>
              </w:rPr>
            </w:pPr>
            <w:r w:rsidRPr="003216C1">
              <w:rPr>
                <w:sz w:val="20"/>
                <w:szCs w:val="20"/>
              </w:rPr>
              <w:t>Q-q plot</w:t>
            </w:r>
          </w:p>
        </w:tc>
        <w:tc>
          <w:tcPr>
            <w:tcW w:w="2093" w:type="pct"/>
          </w:tcPr>
          <w:p w14:paraId="2D354DD3" w14:textId="77777777" w:rsidR="00AC3ACF" w:rsidRPr="003216C1" w:rsidRDefault="003216C1" w:rsidP="001B6F6B">
            <w:pPr>
              <w:rPr>
                <w:sz w:val="20"/>
                <w:szCs w:val="20"/>
              </w:rPr>
            </w:pPr>
            <w:r w:rsidRPr="003216C1">
              <w:rPr>
                <w:sz w:val="20"/>
                <w:szCs w:val="20"/>
              </w:rPr>
              <w:t>Bad fit in middle</w:t>
            </w:r>
          </w:p>
        </w:tc>
        <w:tc>
          <w:tcPr>
            <w:tcW w:w="1729" w:type="pct"/>
          </w:tcPr>
          <w:p w14:paraId="70F7620E" w14:textId="77777777" w:rsidR="00AC3ACF" w:rsidRPr="003216C1" w:rsidRDefault="003938B4" w:rsidP="00DD64D2">
            <w:pPr>
              <w:rPr>
                <w:sz w:val="20"/>
                <w:szCs w:val="20"/>
              </w:rPr>
            </w:pPr>
            <w:r w:rsidRPr="003216C1">
              <w:rPr>
                <w:sz w:val="20"/>
                <w:szCs w:val="20"/>
              </w:rPr>
              <w:t>Lots of deviation in the middle</w:t>
            </w:r>
          </w:p>
        </w:tc>
      </w:tr>
      <w:tr w:rsidR="00AC3ACF" w:rsidRPr="006333AF" w14:paraId="0922B7EE" w14:textId="77777777" w:rsidTr="00DD64D2">
        <w:tc>
          <w:tcPr>
            <w:tcW w:w="1178" w:type="pct"/>
          </w:tcPr>
          <w:p w14:paraId="1D3F7954" w14:textId="77777777" w:rsidR="00AC3ACF" w:rsidRPr="003216C1" w:rsidRDefault="00AC3ACF" w:rsidP="00DD64D2">
            <w:pPr>
              <w:rPr>
                <w:sz w:val="20"/>
                <w:szCs w:val="20"/>
              </w:rPr>
            </w:pPr>
            <w:r w:rsidRPr="003216C1">
              <w:rPr>
                <w:sz w:val="20"/>
                <w:szCs w:val="20"/>
              </w:rPr>
              <w:t>K-S P-value</w:t>
            </w:r>
          </w:p>
        </w:tc>
        <w:tc>
          <w:tcPr>
            <w:tcW w:w="2093" w:type="pct"/>
          </w:tcPr>
          <w:p w14:paraId="271E594B" w14:textId="77777777" w:rsidR="00AC3ACF" w:rsidRPr="003216C1" w:rsidRDefault="003216C1" w:rsidP="00DD64D2">
            <w:pPr>
              <w:rPr>
                <w:sz w:val="20"/>
                <w:szCs w:val="20"/>
              </w:rPr>
            </w:pPr>
            <w:r w:rsidRPr="003216C1">
              <w:rPr>
                <w:sz w:val="20"/>
                <w:szCs w:val="20"/>
              </w:rPr>
              <w:t>0.004</w:t>
            </w:r>
          </w:p>
        </w:tc>
        <w:tc>
          <w:tcPr>
            <w:tcW w:w="1729" w:type="pct"/>
          </w:tcPr>
          <w:p w14:paraId="52545A8D" w14:textId="77777777" w:rsidR="00AC3ACF" w:rsidRPr="003216C1" w:rsidRDefault="003216C1" w:rsidP="00DD64D2">
            <w:pPr>
              <w:rPr>
                <w:sz w:val="20"/>
                <w:szCs w:val="20"/>
              </w:rPr>
            </w:pPr>
            <w:r w:rsidRPr="003216C1">
              <w:rPr>
                <w:sz w:val="20"/>
                <w:szCs w:val="20"/>
              </w:rPr>
              <w:t>0.86</w:t>
            </w:r>
          </w:p>
        </w:tc>
      </w:tr>
      <w:tr w:rsidR="003938B4" w:rsidRPr="006333AF" w14:paraId="745F0543" w14:textId="77777777" w:rsidTr="00DD64D2">
        <w:tc>
          <w:tcPr>
            <w:tcW w:w="1178" w:type="pct"/>
          </w:tcPr>
          <w:p w14:paraId="13F6DDBC" w14:textId="77777777" w:rsidR="003938B4" w:rsidRPr="003216C1" w:rsidRDefault="003938B4" w:rsidP="00DD64D2">
            <w:pPr>
              <w:rPr>
                <w:sz w:val="20"/>
                <w:szCs w:val="20"/>
              </w:rPr>
            </w:pPr>
            <w:r w:rsidRPr="003216C1">
              <w:rPr>
                <w:sz w:val="20"/>
                <w:szCs w:val="20"/>
              </w:rPr>
              <w:t>warnings</w:t>
            </w:r>
          </w:p>
        </w:tc>
        <w:tc>
          <w:tcPr>
            <w:tcW w:w="2093" w:type="pct"/>
          </w:tcPr>
          <w:p w14:paraId="00A53896" w14:textId="77777777" w:rsidR="003938B4" w:rsidRPr="003216C1" w:rsidRDefault="003938B4" w:rsidP="007416A1">
            <w:pPr>
              <w:rPr>
                <w:sz w:val="20"/>
                <w:szCs w:val="20"/>
              </w:rPr>
            </w:pPr>
            <w:r w:rsidRPr="003216C1">
              <w:rPr>
                <w:i/>
              </w:rPr>
              <w:t>Parameters being constrained to monotonicity</w:t>
            </w:r>
          </w:p>
        </w:tc>
        <w:tc>
          <w:tcPr>
            <w:tcW w:w="1729" w:type="pct"/>
          </w:tcPr>
          <w:p w14:paraId="5D788A50" w14:textId="77777777" w:rsidR="003938B4" w:rsidRPr="003216C1" w:rsidRDefault="007A6315" w:rsidP="007416A1">
            <w:pPr>
              <w:rPr>
                <w:sz w:val="20"/>
                <w:szCs w:val="20"/>
              </w:rPr>
            </w:pPr>
            <w:r w:rsidRPr="003216C1">
              <w:rPr>
                <w:i/>
              </w:rPr>
              <w:t>None</w:t>
            </w:r>
          </w:p>
        </w:tc>
      </w:tr>
    </w:tbl>
    <w:p w14:paraId="7C59DDB6" w14:textId="77777777" w:rsidR="00AC3ACF" w:rsidRPr="006333AF" w:rsidRDefault="00AC3ACF" w:rsidP="00AC3ACF">
      <w:pPr>
        <w:rPr>
          <w:highlight w:val="yellow"/>
        </w:rPr>
      </w:pPr>
    </w:p>
    <w:tbl>
      <w:tblPr>
        <w:tblStyle w:val="TableGrid"/>
        <w:tblW w:w="5000" w:type="pct"/>
        <w:tblLook w:val="04A0" w:firstRow="1" w:lastRow="0" w:firstColumn="1" w:lastColumn="0" w:noHBand="0" w:noVBand="1"/>
      </w:tblPr>
      <w:tblGrid>
        <w:gridCol w:w="2234"/>
        <w:gridCol w:w="3441"/>
        <w:gridCol w:w="3675"/>
      </w:tblGrid>
      <w:tr w:rsidR="00AC3ACF" w:rsidRPr="006333AF" w14:paraId="51268AEA" w14:textId="77777777" w:rsidTr="00DD64D2">
        <w:tc>
          <w:tcPr>
            <w:tcW w:w="5000" w:type="pct"/>
            <w:gridSpan w:val="3"/>
          </w:tcPr>
          <w:p w14:paraId="1E9B916B" w14:textId="77777777" w:rsidR="00AC3ACF" w:rsidRPr="00581088" w:rsidRDefault="00AC3ACF" w:rsidP="00CD6C8B">
            <w:pPr>
              <w:jc w:val="center"/>
              <w:rPr>
                <w:b/>
                <w:i/>
                <w:sz w:val="20"/>
                <w:szCs w:val="20"/>
              </w:rPr>
            </w:pPr>
            <w:r w:rsidRPr="00581088">
              <w:rPr>
                <w:b/>
                <w:i/>
              </w:rPr>
              <w:t>Appendix 2.G.  1 ft bins,  truncation after 1</w:t>
            </w:r>
            <w:r w:rsidR="007A6315" w:rsidRPr="00581088">
              <w:rPr>
                <w:b/>
                <w:i/>
              </w:rPr>
              <w:t>2</w:t>
            </w:r>
            <w:r w:rsidR="0083316B" w:rsidRPr="00581088">
              <w:rPr>
                <w:b/>
                <w:i/>
              </w:rPr>
              <w:t>ft, 15</w:t>
            </w:r>
            <w:r w:rsidR="00581088" w:rsidRPr="00581088">
              <w:rPr>
                <w:b/>
                <w:i/>
              </w:rPr>
              <w:t>5</w:t>
            </w:r>
            <w:r w:rsidRPr="00581088">
              <w:rPr>
                <w:b/>
                <w:i/>
              </w:rPr>
              <w:t xml:space="preserve"> observations, width 1</w:t>
            </w:r>
            <w:r w:rsidR="0083316B" w:rsidRPr="00581088">
              <w:rPr>
                <w:b/>
                <w:i/>
              </w:rPr>
              <w:t>2</w:t>
            </w:r>
            <w:r w:rsidRPr="00581088">
              <w:rPr>
                <w:b/>
                <w:i/>
              </w:rPr>
              <w:t>ft</w:t>
            </w:r>
          </w:p>
        </w:tc>
      </w:tr>
      <w:tr w:rsidR="00AC3ACF" w:rsidRPr="006333AF" w14:paraId="1E2C04AC" w14:textId="77777777" w:rsidTr="00DD64D2">
        <w:tc>
          <w:tcPr>
            <w:tcW w:w="1195" w:type="pct"/>
          </w:tcPr>
          <w:p w14:paraId="4EAC1311" w14:textId="77777777" w:rsidR="00AC3ACF" w:rsidRPr="00581088" w:rsidRDefault="00AC3ACF" w:rsidP="00CD6C8B">
            <w:pPr>
              <w:jc w:val="center"/>
              <w:rPr>
                <w:sz w:val="20"/>
                <w:szCs w:val="20"/>
              </w:rPr>
            </w:pPr>
          </w:p>
        </w:tc>
        <w:tc>
          <w:tcPr>
            <w:tcW w:w="1840" w:type="pct"/>
          </w:tcPr>
          <w:p w14:paraId="3A6447C5" w14:textId="77777777" w:rsidR="00AC3ACF" w:rsidRPr="00581088" w:rsidRDefault="00AC3ACF" w:rsidP="00CD6C8B">
            <w:pPr>
              <w:jc w:val="center"/>
              <w:rPr>
                <w:b/>
                <w:sz w:val="20"/>
                <w:szCs w:val="20"/>
              </w:rPr>
            </w:pPr>
            <w:r w:rsidRPr="00581088">
              <w:rPr>
                <w:b/>
                <w:sz w:val="20"/>
                <w:szCs w:val="20"/>
              </w:rPr>
              <w:t>Hazard rate cosine</w:t>
            </w:r>
          </w:p>
        </w:tc>
        <w:tc>
          <w:tcPr>
            <w:tcW w:w="1965" w:type="pct"/>
          </w:tcPr>
          <w:p w14:paraId="34222D2E" w14:textId="77777777" w:rsidR="00AC3ACF" w:rsidRPr="00581088" w:rsidRDefault="00AC3ACF" w:rsidP="00CD6C8B">
            <w:pPr>
              <w:jc w:val="center"/>
              <w:rPr>
                <w:b/>
                <w:sz w:val="20"/>
                <w:szCs w:val="20"/>
              </w:rPr>
            </w:pPr>
            <w:r w:rsidRPr="00581088">
              <w:rPr>
                <w:b/>
                <w:sz w:val="20"/>
                <w:szCs w:val="20"/>
              </w:rPr>
              <w:t>Half normal cosine</w:t>
            </w:r>
          </w:p>
        </w:tc>
      </w:tr>
      <w:tr w:rsidR="00AC3ACF" w:rsidRPr="006333AF" w14:paraId="699942D2" w14:textId="77777777" w:rsidTr="00DD64D2">
        <w:tc>
          <w:tcPr>
            <w:tcW w:w="1195" w:type="pct"/>
          </w:tcPr>
          <w:p w14:paraId="19BBEE7D" w14:textId="77777777" w:rsidR="00AC3ACF" w:rsidRPr="00581088" w:rsidRDefault="00AC3ACF" w:rsidP="00CD6C8B">
            <w:pPr>
              <w:jc w:val="center"/>
              <w:rPr>
                <w:sz w:val="20"/>
                <w:szCs w:val="20"/>
              </w:rPr>
            </w:pPr>
            <w:r w:rsidRPr="00581088">
              <w:rPr>
                <w:sz w:val="20"/>
                <w:szCs w:val="20"/>
              </w:rPr>
              <w:t>AIC</w:t>
            </w:r>
          </w:p>
        </w:tc>
        <w:tc>
          <w:tcPr>
            <w:tcW w:w="1840" w:type="pct"/>
          </w:tcPr>
          <w:p w14:paraId="59B8E722" w14:textId="77777777" w:rsidR="00AC3ACF" w:rsidRPr="00581088" w:rsidRDefault="00581088" w:rsidP="00CD6C8B">
            <w:pPr>
              <w:jc w:val="center"/>
              <w:rPr>
                <w:sz w:val="20"/>
                <w:szCs w:val="20"/>
              </w:rPr>
            </w:pPr>
            <w:r w:rsidRPr="00581088">
              <w:rPr>
                <w:sz w:val="20"/>
                <w:szCs w:val="20"/>
              </w:rPr>
              <w:t>744</w:t>
            </w:r>
          </w:p>
        </w:tc>
        <w:tc>
          <w:tcPr>
            <w:tcW w:w="1965" w:type="pct"/>
          </w:tcPr>
          <w:p w14:paraId="2587E642" w14:textId="77777777" w:rsidR="00AC3ACF" w:rsidRPr="00581088" w:rsidRDefault="00581088" w:rsidP="00CD6C8B">
            <w:pPr>
              <w:jc w:val="center"/>
              <w:rPr>
                <w:sz w:val="20"/>
                <w:szCs w:val="20"/>
              </w:rPr>
            </w:pPr>
            <w:r w:rsidRPr="00581088">
              <w:rPr>
                <w:sz w:val="20"/>
                <w:szCs w:val="20"/>
              </w:rPr>
              <w:t>741</w:t>
            </w:r>
          </w:p>
        </w:tc>
      </w:tr>
      <w:tr w:rsidR="00AC3ACF" w:rsidRPr="006333AF" w14:paraId="6337570C" w14:textId="77777777" w:rsidTr="00DD64D2">
        <w:tc>
          <w:tcPr>
            <w:tcW w:w="1195" w:type="pct"/>
          </w:tcPr>
          <w:p w14:paraId="37A5721E" w14:textId="77777777" w:rsidR="00AC3ACF" w:rsidRPr="00581088" w:rsidRDefault="00AC3ACF" w:rsidP="00CD6C8B">
            <w:pPr>
              <w:jc w:val="center"/>
              <w:rPr>
                <w:sz w:val="20"/>
                <w:szCs w:val="20"/>
              </w:rPr>
            </w:pPr>
            <w:r w:rsidRPr="00581088">
              <w:rPr>
                <w:sz w:val="20"/>
                <w:szCs w:val="20"/>
              </w:rPr>
              <w:t>Density (ye/km</w:t>
            </w:r>
            <w:r w:rsidRPr="00581088">
              <w:rPr>
                <w:sz w:val="20"/>
                <w:szCs w:val="20"/>
                <w:vertAlign w:val="superscript"/>
              </w:rPr>
              <w:t>2</w:t>
            </w:r>
            <w:r w:rsidRPr="00581088">
              <w:rPr>
                <w:sz w:val="20"/>
                <w:szCs w:val="20"/>
              </w:rPr>
              <w:t>)</w:t>
            </w:r>
          </w:p>
        </w:tc>
        <w:tc>
          <w:tcPr>
            <w:tcW w:w="1840" w:type="pct"/>
          </w:tcPr>
          <w:p w14:paraId="6117BE17" w14:textId="77777777" w:rsidR="00AC3ACF" w:rsidRPr="00581088" w:rsidRDefault="00581088" w:rsidP="00CD6C8B">
            <w:pPr>
              <w:jc w:val="center"/>
              <w:rPr>
                <w:sz w:val="20"/>
                <w:szCs w:val="20"/>
              </w:rPr>
            </w:pPr>
            <w:r w:rsidRPr="00581088">
              <w:rPr>
                <w:sz w:val="20"/>
                <w:szCs w:val="20"/>
              </w:rPr>
              <w:t>1195</w:t>
            </w:r>
          </w:p>
        </w:tc>
        <w:tc>
          <w:tcPr>
            <w:tcW w:w="1965" w:type="pct"/>
          </w:tcPr>
          <w:p w14:paraId="66E46659" w14:textId="77777777" w:rsidR="00AC3ACF" w:rsidRPr="00581088" w:rsidRDefault="00581088" w:rsidP="00CD6C8B">
            <w:pPr>
              <w:jc w:val="center"/>
              <w:rPr>
                <w:sz w:val="20"/>
                <w:szCs w:val="20"/>
              </w:rPr>
            </w:pPr>
            <w:r w:rsidRPr="00581088">
              <w:rPr>
                <w:sz w:val="20"/>
                <w:szCs w:val="20"/>
              </w:rPr>
              <w:t>1093</w:t>
            </w:r>
          </w:p>
        </w:tc>
      </w:tr>
      <w:tr w:rsidR="00AC3ACF" w:rsidRPr="006333AF" w14:paraId="6E891320" w14:textId="77777777" w:rsidTr="00DD64D2">
        <w:tc>
          <w:tcPr>
            <w:tcW w:w="1195" w:type="pct"/>
          </w:tcPr>
          <w:p w14:paraId="5D1344B8" w14:textId="77777777" w:rsidR="00AC3ACF" w:rsidRPr="00581088" w:rsidRDefault="00AC3ACF" w:rsidP="00CD6C8B">
            <w:pPr>
              <w:jc w:val="center"/>
              <w:rPr>
                <w:sz w:val="20"/>
                <w:szCs w:val="20"/>
              </w:rPr>
            </w:pPr>
            <w:r w:rsidRPr="00581088">
              <w:rPr>
                <w:sz w:val="20"/>
                <w:szCs w:val="20"/>
              </w:rPr>
              <w:t>D LCL (ye/km</w:t>
            </w:r>
            <w:r w:rsidRPr="00581088">
              <w:rPr>
                <w:sz w:val="20"/>
                <w:szCs w:val="20"/>
                <w:vertAlign w:val="superscript"/>
              </w:rPr>
              <w:t>2</w:t>
            </w:r>
            <w:r w:rsidRPr="00581088">
              <w:rPr>
                <w:sz w:val="20"/>
                <w:szCs w:val="20"/>
              </w:rPr>
              <w:t>)</w:t>
            </w:r>
          </w:p>
        </w:tc>
        <w:tc>
          <w:tcPr>
            <w:tcW w:w="1840" w:type="pct"/>
          </w:tcPr>
          <w:p w14:paraId="47402D1F" w14:textId="77777777" w:rsidR="00AC3ACF" w:rsidRPr="00581088" w:rsidRDefault="00581088" w:rsidP="00CD6C8B">
            <w:pPr>
              <w:jc w:val="center"/>
              <w:rPr>
                <w:sz w:val="20"/>
                <w:szCs w:val="20"/>
              </w:rPr>
            </w:pPr>
            <w:r w:rsidRPr="00581088">
              <w:rPr>
                <w:sz w:val="20"/>
                <w:szCs w:val="20"/>
              </w:rPr>
              <w:t>822</w:t>
            </w:r>
          </w:p>
        </w:tc>
        <w:tc>
          <w:tcPr>
            <w:tcW w:w="1965" w:type="pct"/>
          </w:tcPr>
          <w:p w14:paraId="040FD5C8" w14:textId="77777777" w:rsidR="00AC3ACF" w:rsidRPr="00581088" w:rsidRDefault="00581088" w:rsidP="00CD6C8B">
            <w:pPr>
              <w:jc w:val="center"/>
              <w:rPr>
                <w:sz w:val="20"/>
                <w:szCs w:val="20"/>
              </w:rPr>
            </w:pPr>
            <w:r w:rsidRPr="00581088">
              <w:rPr>
                <w:sz w:val="20"/>
                <w:szCs w:val="20"/>
              </w:rPr>
              <w:t>824</w:t>
            </w:r>
          </w:p>
        </w:tc>
      </w:tr>
      <w:tr w:rsidR="00AC3ACF" w:rsidRPr="006333AF" w14:paraId="5690D6C1" w14:textId="77777777" w:rsidTr="00DD64D2">
        <w:tc>
          <w:tcPr>
            <w:tcW w:w="1195" w:type="pct"/>
          </w:tcPr>
          <w:p w14:paraId="1BAF98AE" w14:textId="77777777" w:rsidR="00AC3ACF" w:rsidRPr="00581088" w:rsidRDefault="00AC3ACF" w:rsidP="00CD6C8B">
            <w:pPr>
              <w:jc w:val="center"/>
              <w:rPr>
                <w:sz w:val="20"/>
                <w:szCs w:val="20"/>
              </w:rPr>
            </w:pPr>
            <w:r w:rsidRPr="00581088">
              <w:rPr>
                <w:sz w:val="20"/>
                <w:szCs w:val="20"/>
              </w:rPr>
              <w:t>D UCL (ye/km</w:t>
            </w:r>
            <w:r w:rsidRPr="00581088">
              <w:rPr>
                <w:sz w:val="20"/>
                <w:szCs w:val="20"/>
                <w:vertAlign w:val="superscript"/>
              </w:rPr>
              <w:t>2</w:t>
            </w:r>
            <w:r w:rsidRPr="00581088">
              <w:rPr>
                <w:sz w:val="20"/>
                <w:szCs w:val="20"/>
              </w:rPr>
              <w:t>)</w:t>
            </w:r>
          </w:p>
        </w:tc>
        <w:tc>
          <w:tcPr>
            <w:tcW w:w="1840" w:type="pct"/>
          </w:tcPr>
          <w:p w14:paraId="3A810DF9" w14:textId="77777777" w:rsidR="00AC3ACF" w:rsidRPr="00581088" w:rsidRDefault="00581088" w:rsidP="00CD6C8B">
            <w:pPr>
              <w:jc w:val="center"/>
              <w:rPr>
                <w:sz w:val="20"/>
                <w:szCs w:val="20"/>
              </w:rPr>
            </w:pPr>
            <w:r w:rsidRPr="00581088">
              <w:rPr>
                <w:sz w:val="20"/>
                <w:szCs w:val="20"/>
              </w:rPr>
              <w:t>1737</w:t>
            </w:r>
          </w:p>
        </w:tc>
        <w:tc>
          <w:tcPr>
            <w:tcW w:w="1965" w:type="pct"/>
          </w:tcPr>
          <w:p w14:paraId="0401DD3B" w14:textId="77777777" w:rsidR="00AC3ACF" w:rsidRPr="00581088" w:rsidRDefault="00581088" w:rsidP="00CD6C8B">
            <w:pPr>
              <w:jc w:val="center"/>
              <w:rPr>
                <w:sz w:val="20"/>
                <w:szCs w:val="20"/>
              </w:rPr>
            </w:pPr>
            <w:r w:rsidRPr="00581088">
              <w:rPr>
                <w:sz w:val="20"/>
                <w:szCs w:val="20"/>
              </w:rPr>
              <w:t>1449</w:t>
            </w:r>
          </w:p>
        </w:tc>
      </w:tr>
      <w:tr w:rsidR="00AC3ACF" w:rsidRPr="006333AF" w14:paraId="575406F1" w14:textId="77777777" w:rsidTr="00DD64D2">
        <w:tc>
          <w:tcPr>
            <w:tcW w:w="1195" w:type="pct"/>
          </w:tcPr>
          <w:p w14:paraId="0D8B9E68" w14:textId="77777777" w:rsidR="00AC3ACF" w:rsidRPr="00581088" w:rsidRDefault="00AC3ACF" w:rsidP="00CD6C8B">
            <w:pPr>
              <w:jc w:val="center"/>
              <w:rPr>
                <w:sz w:val="20"/>
                <w:szCs w:val="20"/>
              </w:rPr>
            </w:pPr>
            <w:r w:rsidRPr="00581088">
              <w:rPr>
                <w:sz w:val="20"/>
                <w:szCs w:val="20"/>
              </w:rPr>
              <w:t>CV of D</w:t>
            </w:r>
          </w:p>
        </w:tc>
        <w:tc>
          <w:tcPr>
            <w:tcW w:w="1840" w:type="pct"/>
          </w:tcPr>
          <w:p w14:paraId="4048ABA9" w14:textId="77777777" w:rsidR="00AC3ACF" w:rsidRPr="00581088" w:rsidRDefault="00581088" w:rsidP="00CD6C8B">
            <w:pPr>
              <w:jc w:val="center"/>
              <w:rPr>
                <w:sz w:val="20"/>
                <w:szCs w:val="20"/>
              </w:rPr>
            </w:pPr>
            <w:r w:rsidRPr="00581088">
              <w:rPr>
                <w:sz w:val="20"/>
                <w:szCs w:val="20"/>
              </w:rPr>
              <w:t>0.19</w:t>
            </w:r>
          </w:p>
        </w:tc>
        <w:tc>
          <w:tcPr>
            <w:tcW w:w="1965" w:type="pct"/>
          </w:tcPr>
          <w:p w14:paraId="3EEE4EDB" w14:textId="77777777" w:rsidR="00AC3ACF" w:rsidRPr="00581088" w:rsidRDefault="007A6315" w:rsidP="00CD6C8B">
            <w:pPr>
              <w:jc w:val="center"/>
              <w:rPr>
                <w:sz w:val="20"/>
                <w:szCs w:val="20"/>
              </w:rPr>
            </w:pPr>
            <w:r w:rsidRPr="00581088">
              <w:rPr>
                <w:sz w:val="20"/>
                <w:szCs w:val="20"/>
              </w:rPr>
              <w:t>0.14</w:t>
            </w:r>
          </w:p>
        </w:tc>
      </w:tr>
      <w:tr w:rsidR="00AC3ACF" w:rsidRPr="006333AF" w14:paraId="12B7BE48" w14:textId="77777777" w:rsidTr="00DD64D2">
        <w:trPr>
          <w:trHeight w:val="611"/>
        </w:trPr>
        <w:tc>
          <w:tcPr>
            <w:tcW w:w="1195" w:type="pct"/>
          </w:tcPr>
          <w:p w14:paraId="4D9B2E28" w14:textId="77777777" w:rsidR="00AC3ACF" w:rsidRPr="00581088" w:rsidRDefault="00AC3ACF" w:rsidP="00CD6C8B">
            <w:pPr>
              <w:jc w:val="center"/>
              <w:rPr>
                <w:sz w:val="20"/>
                <w:szCs w:val="20"/>
              </w:rPr>
            </w:pPr>
            <w:r w:rsidRPr="00581088">
              <w:rPr>
                <w:sz w:val="20"/>
                <w:szCs w:val="20"/>
              </w:rPr>
              <w:t>Judgement</w:t>
            </w:r>
          </w:p>
        </w:tc>
        <w:tc>
          <w:tcPr>
            <w:tcW w:w="1840" w:type="pct"/>
          </w:tcPr>
          <w:p w14:paraId="55468FDE" w14:textId="77777777" w:rsidR="00AC3ACF" w:rsidRPr="00581088" w:rsidRDefault="0083316B" w:rsidP="00CD6C8B">
            <w:pPr>
              <w:jc w:val="center"/>
              <w:rPr>
                <w:sz w:val="20"/>
                <w:szCs w:val="20"/>
              </w:rPr>
            </w:pPr>
            <w:r w:rsidRPr="00581088">
              <w:rPr>
                <w:sz w:val="20"/>
                <w:szCs w:val="20"/>
              </w:rPr>
              <w:t>Good fit and shape</w:t>
            </w:r>
            <w:r w:rsidR="00581088" w:rsidRPr="00581088">
              <w:rPr>
                <w:sz w:val="20"/>
                <w:szCs w:val="20"/>
              </w:rPr>
              <w:t xml:space="preserve"> with a little shoulder</w:t>
            </w:r>
          </w:p>
        </w:tc>
        <w:tc>
          <w:tcPr>
            <w:tcW w:w="1965" w:type="pct"/>
          </w:tcPr>
          <w:p w14:paraId="0F0A219A" w14:textId="77777777" w:rsidR="00AC3ACF" w:rsidRPr="00581088" w:rsidRDefault="0083316B" w:rsidP="00CD6C8B">
            <w:pPr>
              <w:jc w:val="center"/>
              <w:rPr>
                <w:sz w:val="20"/>
                <w:szCs w:val="20"/>
              </w:rPr>
            </w:pPr>
            <w:r w:rsidRPr="00581088">
              <w:rPr>
                <w:sz w:val="20"/>
                <w:szCs w:val="20"/>
              </w:rPr>
              <w:t>Good fit and shape</w:t>
            </w:r>
            <w:r w:rsidR="00581088" w:rsidRPr="00581088">
              <w:rPr>
                <w:sz w:val="20"/>
                <w:szCs w:val="20"/>
              </w:rPr>
              <w:t xml:space="preserve"> but not at all bins</w:t>
            </w:r>
          </w:p>
        </w:tc>
      </w:tr>
      <w:tr w:rsidR="00AC3ACF" w:rsidRPr="006333AF" w14:paraId="1C5E229D" w14:textId="77777777" w:rsidTr="00DD64D2">
        <w:tc>
          <w:tcPr>
            <w:tcW w:w="1195" w:type="pct"/>
          </w:tcPr>
          <w:p w14:paraId="2E0B7F83" w14:textId="77777777" w:rsidR="00AC3ACF" w:rsidRPr="00581088" w:rsidRDefault="00AC3ACF" w:rsidP="00CD6C8B">
            <w:pPr>
              <w:jc w:val="center"/>
              <w:rPr>
                <w:sz w:val="20"/>
                <w:szCs w:val="20"/>
              </w:rPr>
            </w:pPr>
            <w:r w:rsidRPr="00581088">
              <w:rPr>
                <w:sz w:val="20"/>
                <w:szCs w:val="20"/>
              </w:rPr>
              <w:t>X</w:t>
            </w:r>
            <w:r w:rsidRPr="00581088">
              <w:rPr>
                <w:sz w:val="20"/>
                <w:szCs w:val="20"/>
                <w:vertAlign w:val="superscript"/>
              </w:rPr>
              <w:t>2</w:t>
            </w:r>
            <w:r w:rsidRPr="00581088">
              <w:rPr>
                <w:sz w:val="20"/>
                <w:szCs w:val="20"/>
              </w:rPr>
              <w:t xml:space="preserve"> P-value</w:t>
            </w:r>
          </w:p>
        </w:tc>
        <w:tc>
          <w:tcPr>
            <w:tcW w:w="1840" w:type="pct"/>
          </w:tcPr>
          <w:p w14:paraId="0A2796A4" w14:textId="77777777" w:rsidR="00AC3ACF" w:rsidRPr="00581088" w:rsidRDefault="00581088" w:rsidP="00CD6C8B">
            <w:pPr>
              <w:jc w:val="center"/>
              <w:rPr>
                <w:sz w:val="20"/>
                <w:szCs w:val="20"/>
              </w:rPr>
            </w:pPr>
            <w:r w:rsidRPr="00581088">
              <w:rPr>
                <w:sz w:val="20"/>
                <w:szCs w:val="20"/>
              </w:rPr>
              <w:t>0.08</w:t>
            </w:r>
          </w:p>
        </w:tc>
        <w:tc>
          <w:tcPr>
            <w:tcW w:w="1965" w:type="pct"/>
          </w:tcPr>
          <w:p w14:paraId="2BCAC116" w14:textId="77777777" w:rsidR="00AC3ACF" w:rsidRPr="00581088" w:rsidRDefault="00581088" w:rsidP="00CD6C8B">
            <w:pPr>
              <w:jc w:val="center"/>
              <w:rPr>
                <w:sz w:val="20"/>
                <w:szCs w:val="20"/>
              </w:rPr>
            </w:pPr>
            <w:r w:rsidRPr="00581088">
              <w:rPr>
                <w:sz w:val="20"/>
                <w:szCs w:val="20"/>
              </w:rPr>
              <w:t>0.14</w:t>
            </w:r>
          </w:p>
        </w:tc>
      </w:tr>
      <w:tr w:rsidR="00AC3ACF" w:rsidRPr="006333AF" w14:paraId="5122D113" w14:textId="77777777" w:rsidTr="00DD64D2">
        <w:trPr>
          <w:trHeight w:val="350"/>
        </w:trPr>
        <w:tc>
          <w:tcPr>
            <w:tcW w:w="1195" w:type="pct"/>
          </w:tcPr>
          <w:p w14:paraId="6262AEA9" w14:textId="77777777" w:rsidR="00AC3ACF" w:rsidRPr="00581088" w:rsidRDefault="00AC3ACF" w:rsidP="00CD6C8B">
            <w:pPr>
              <w:jc w:val="center"/>
              <w:rPr>
                <w:sz w:val="20"/>
                <w:szCs w:val="20"/>
              </w:rPr>
            </w:pPr>
            <w:r w:rsidRPr="00581088">
              <w:rPr>
                <w:sz w:val="20"/>
                <w:szCs w:val="20"/>
              </w:rPr>
              <w:t># parameters</w:t>
            </w:r>
          </w:p>
        </w:tc>
        <w:tc>
          <w:tcPr>
            <w:tcW w:w="1840" w:type="pct"/>
          </w:tcPr>
          <w:p w14:paraId="7ED36A20" w14:textId="77777777" w:rsidR="00AC3ACF" w:rsidRPr="00581088" w:rsidRDefault="006E6B96" w:rsidP="00CD6C8B">
            <w:pPr>
              <w:jc w:val="center"/>
              <w:rPr>
                <w:sz w:val="20"/>
                <w:szCs w:val="20"/>
              </w:rPr>
            </w:pPr>
            <w:r w:rsidRPr="00581088">
              <w:rPr>
                <w:sz w:val="20"/>
                <w:szCs w:val="20"/>
              </w:rPr>
              <w:t>2</w:t>
            </w:r>
          </w:p>
        </w:tc>
        <w:tc>
          <w:tcPr>
            <w:tcW w:w="1965" w:type="pct"/>
          </w:tcPr>
          <w:p w14:paraId="0F9B3A93" w14:textId="77777777" w:rsidR="00AC3ACF" w:rsidRPr="00581088" w:rsidRDefault="006E6B96" w:rsidP="00CD6C8B">
            <w:pPr>
              <w:jc w:val="center"/>
              <w:rPr>
                <w:sz w:val="20"/>
                <w:szCs w:val="20"/>
              </w:rPr>
            </w:pPr>
            <w:r w:rsidRPr="00581088">
              <w:rPr>
                <w:sz w:val="20"/>
                <w:szCs w:val="20"/>
              </w:rPr>
              <w:t>1</w:t>
            </w:r>
          </w:p>
        </w:tc>
      </w:tr>
      <w:tr w:rsidR="00AC3ACF" w:rsidRPr="006333AF" w14:paraId="75FB360D" w14:textId="77777777" w:rsidTr="00DD64D2">
        <w:tc>
          <w:tcPr>
            <w:tcW w:w="1195" w:type="pct"/>
          </w:tcPr>
          <w:p w14:paraId="3FBB9E2B" w14:textId="77777777" w:rsidR="00AC3ACF" w:rsidRPr="00581088" w:rsidRDefault="00AC3ACF" w:rsidP="00CD6C8B">
            <w:pPr>
              <w:jc w:val="center"/>
              <w:rPr>
                <w:sz w:val="20"/>
                <w:szCs w:val="20"/>
              </w:rPr>
            </w:pPr>
            <w:r w:rsidRPr="00581088">
              <w:rPr>
                <w:sz w:val="20"/>
                <w:szCs w:val="20"/>
              </w:rPr>
              <w:t>warnings</w:t>
            </w:r>
          </w:p>
        </w:tc>
        <w:tc>
          <w:tcPr>
            <w:tcW w:w="1840" w:type="pct"/>
          </w:tcPr>
          <w:p w14:paraId="1BAFB06A" w14:textId="77777777" w:rsidR="00AC3ACF" w:rsidRPr="00581088" w:rsidRDefault="00AC3ACF" w:rsidP="00CD6C8B">
            <w:pPr>
              <w:jc w:val="center"/>
              <w:rPr>
                <w:sz w:val="20"/>
                <w:szCs w:val="20"/>
              </w:rPr>
            </w:pPr>
            <w:r w:rsidRPr="00581088">
              <w:rPr>
                <w:i/>
              </w:rPr>
              <w:t>Parameters being constrained to monotonicity</w:t>
            </w:r>
          </w:p>
        </w:tc>
        <w:tc>
          <w:tcPr>
            <w:tcW w:w="1965" w:type="pct"/>
          </w:tcPr>
          <w:p w14:paraId="3E0F8F5A" w14:textId="77777777" w:rsidR="00AC3ACF" w:rsidRPr="00581088" w:rsidRDefault="0083316B" w:rsidP="00CD6C8B">
            <w:pPr>
              <w:jc w:val="center"/>
              <w:rPr>
                <w:sz w:val="20"/>
                <w:szCs w:val="20"/>
              </w:rPr>
            </w:pPr>
            <w:r w:rsidRPr="00581088">
              <w:rPr>
                <w:i/>
              </w:rPr>
              <w:t>None</w:t>
            </w:r>
          </w:p>
        </w:tc>
      </w:tr>
    </w:tbl>
    <w:p w14:paraId="41558011" w14:textId="77777777" w:rsidR="00AC3ACF" w:rsidRPr="006333AF" w:rsidRDefault="00AC3ACF" w:rsidP="00AC3ACF">
      <w:pPr>
        <w:rPr>
          <w:highlight w:val="yellow"/>
        </w:rPr>
        <w:sectPr w:rsidR="00AC3ACF" w:rsidRPr="006333AF">
          <w:pgSz w:w="12240" w:h="15840"/>
          <w:pgMar w:top="1440" w:right="1440" w:bottom="1440" w:left="1440" w:header="720" w:footer="720" w:gutter="0"/>
          <w:cols w:space="720"/>
          <w:docGrid w:linePitch="360"/>
        </w:sectPr>
      </w:pPr>
    </w:p>
    <w:tbl>
      <w:tblPr>
        <w:tblStyle w:val="TableGrid"/>
        <w:tblpPr w:leftFromText="180" w:rightFromText="180" w:vertAnchor="text" w:horzAnchor="margin" w:tblpY="76"/>
        <w:tblW w:w="5000" w:type="pct"/>
        <w:tblLook w:val="04A0" w:firstRow="1" w:lastRow="0" w:firstColumn="1" w:lastColumn="0" w:noHBand="0" w:noVBand="1"/>
      </w:tblPr>
      <w:tblGrid>
        <w:gridCol w:w="2234"/>
        <w:gridCol w:w="3441"/>
        <w:gridCol w:w="3675"/>
      </w:tblGrid>
      <w:tr w:rsidR="00AC3ACF" w:rsidRPr="006333AF" w14:paraId="23F7FE4D" w14:textId="77777777" w:rsidTr="00DD64D2">
        <w:tc>
          <w:tcPr>
            <w:tcW w:w="5000" w:type="pct"/>
            <w:gridSpan w:val="3"/>
          </w:tcPr>
          <w:p w14:paraId="081EE305" w14:textId="77777777" w:rsidR="00AC3ACF" w:rsidRPr="00581088" w:rsidRDefault="00AC3ACF" w:rsidP="002C6FA4">
            <w:pPr>
              <w:rPr>
                <w:b/>
                <w:i/>
                <w:sz w:val="20"/>
                <w:szCs w:val="20"/>
              </w:rPr>
            </w:pPr>
            <w:r w:rsidRPr="00581088">
              <w:rPr>
                <w:b/>
                <w:i/>
              </w:rPr>
              <w:lastRenderedPageBreak/>
              <w:t>Appendix 2.H.  1.5 ft bins,  t</w:t>
            </w:r>
            <w:r w:rsidR="002C6FA4">
              <w:rPr>
                <w:b/>
                <w:i/>
              </w:rPr>
              <w:t>runcation after 15 ft bin, 155</w:t>
            </w:r>
            <w:r w:rsidR="00581088" w:rsidRPr="00581088">
              <w:rPr>
                <w:b/>
                <w:i/>
              </w:rPr>
              <w:t xml:space="preserve"> observations, width 1</w:t>
            </w:r>
            <w:r w:rsidR="002C6FA4">
              <w:rPr>
                <w:b/>
                <w:i/>
              </w:rPr>
              <w:t>2</w:t>
            </w:r>
            <w:r w:rsidRPr="00581088">
              <w:rPr>
                <w:b/>
                <w:i/>
              </w:rPr>
              <w:t xml:space="preserve"> ft</w:t>
            </w:r>
          </w:p>
        </w:tc>
      </w:tr>
      <w:tr w:rsidR="00AC3ACF" w:rsidRPr="006333AF" w14:paraId="1D9F6274" w14:textId="77777777" w:rsidTr="00DD64D2">
        <w:tc>
          <w:tcPr>
            <w:tcW w:w="1195" w:type="pct"/>
          </w:tcPr>
          <w:p w14:paraId="7BE38E62" w14:textId="77777777" w:rsidR="00AC3ACF" w:rsidRPr="00581088" w:rsidRDefault="00AC3ACF" w:rsidP="00DD64D2">
            <w:pPr>
              <w:rPr>
                <w:sz w:val="20"/>
                <w:szCs w:val="20"/>
              </w:rPr>
            </w:pPr>
          </w:p>
        </w:tc>
        <w:tc>
          <w:tcPr>
            <w:tcW w:w="1840" w:type="pct"/>
          </w:tcPr>
          <w:p w14:paraId="63DA5191" w14:textId="77777777" w:rsidR="00AC3ACF" w:rsidRPr="00581088" w:rsidRDefault="00AC3ACF" w:rsidP="00DD64D2">
            <w:pPr>
              <w:rPr>
                <w:b/>
                <w:sz w:val="20"/>
                <w:szCs w:val="20"/>
              </w:rPr>
            </w:pPr>
            <w:r w:rsidRPr="00581088">
              <w:rPr>
                <w:b/>
                <w:sz w:val="20"/>
                <w:szCs w:val="20"/>
              </w:rPr>
              <w:t>Hazard rate cosine</w:t>
            </w:r>
          </w:p>
        </w:tc>
        <w:tc>
          <w:tcPr>
            <w:tcW w:w="1965" w:type="pct"/>
          </w:tcPr>
          <w:p w14:paraId="49780D34" w14:textId="77777777" w:rsidR="00AC3ACF" w:rsidRPr="00581088" w:rsidRDefault="00AC3ACF" w:rsidP="00DD64D2">
            <w:pPr>
              <w:rPr>
                <w:b/>
                <w:sz w:val="20"/>
                <w:szCs w:val="20"/>
              </w:rPr>
            </w:pPr>
            <w:r w:rsidRPr="00581088">
              <w:rPr>
                <w:b/>
                <w:sz w:val="20"/>
                <w:szCs w:val="20"/>
              </w:rPr>
              <w:t>Half normal cosine</w:t>
            </w:r>
          </w:p>
        </w:tc>
      </w:tr>
      <w:tr w:rsidR="00AC3ACF" w:rsidRPr="006333AF" w14:paraId="2C9B11B0" w14:textId="77777777" w:rsidTr="00DD64D2">
        <w:tc>
          <w:tcPr>
            <w:tcW w:w="1195" w:type="pct"/>
          </w:tcPr>
          <w:p w14:paraId="0690B876" w14:textId="77777777" w:rsidR="00AC3ACF" w:rsidRPr="00581088" w:rsidRDefault="00AC3ACF" w:rsidP="00DD64D2">
            <w:pPr>
              <w:rPr>
                <w:sz w:val="20"/>
                <w:szCs w:val="20"/>
              </w:rPr>
            </w:pPr>
            <w:r w:rsidRPr="00581088">
              <w:rPr>
                <w:sz w:val="20"/>
                <w:szCs w:val="20"/>
              </w:rPr>
              <w:t>AIC</w:t>
            </w:r>
          </w:p>
        </w:tc>
        <w:tc>
          <w:tcPr>
            <w:tcW w:w="1840" w:type="pct"/>
          </w:tcPr>
          <w:p w14:paraId="790142CF" w14:textId="77777777" w:rsidR="00AC3ACF" w:rsidRPr="00581088" w:rsidRDefault="002C6FA4" w:rsidP="00DD64D2">
            <w:pPr>
              <w:rPr>
                <w:sz w:val="20"/>
                <w:szCs w:val="20"/>
              </w:rPr>
            </w:pPr>
            <w:r>
              <w:rPr>
                <w:sz w:val="20"/>
                <w:szCs w:val="20"/>
              </w:rPr>
              <w:t>620</w:t>
            </w:r>
          </w:p>
        </w:tc>
        <w:tc>
          <w:tcPr>
            <w:tcW w:w="1965" w:type="pct"/>
          </w:tcPr>
          <w:p w14:paraId="406CE507" w14:textId="77777777" w:rsidR="00AC3ACF" w:rsidRPr="00581088" w:rsidRDefault="002C6FA4" w:rsidP="00DD64D2">
            <w:pPr>
              <w:rPr>
                <w:sz w:val="20"/>
                <w:szCs w:val="20"/>
              </w:rPr>
            </w:pPr>
            <w:r>
              <w:rPr>
                <w:sz w:val="20"/>
                <w:szCs w:val="20"/>
              </w:rPr>
              <w:t>616</w:t>
            </w:r>
          </w:p>
        </w:tc>
      </w:tr>
      <w:tr w:rsidR="00AC3ACF" w:rsidRPr="006333AF" w14:paraId="46DAE3A9" w14:textId="77777777" w:rsidTr="00DD64D2">
        <w:tc>
          <w:tcPr>
            <w:tcW w:w="1195" w:type="pct"/>
          </w:tcPr>
          <w:p w14:paraId="5402661A" w14:textId="77777777" w:rsidR="00AC3ACF" w:rsidRPr="00581088" w:rsidRDefault="00AC3ACF" w:rsidP="00DD64D2">
            <w:pPr>
              <w:rPr>
                <w:sz w:val="20"/>
                <w:szCs w:val="20"/>
              </w:rPr>
            </w:pPr>
            <w:r w:rsidRPr="00581088">
              <w:rPr>
                <w:sz w:val="20"/>
                <w:szCs w:val="20"/>
              </w:rPr>
              <w:t>Density (ye/km</w:t>
            </w:r>
            <w:r w:rsidRPr="00581088">
              <w:rPr>
                <w:sz w:val="20"/>
                <w:szCs w:val="20"/>
                <w:vertAlign w:val="superscript"/>
              </w:rPr>
              <w:t>2</w:t>
            </w:r>
            <w:r w:rsidRPr="00581088">
              <w:rPr>
                <w:sz w:val="20"/>
                <w:szCs w:val="20"/>
              </w:rPr>
              <w:t>)</w:t>
            </w:r>
          </w:p>
        </w:tc>
        <w:tc>
          <w:tcPr>
            <w:tcW w:w="1840" w:type="pct"/>
          </w:tcPr>
          <w:p w14:paraId="7B13D320" w14:textId="77777777" w:rsidR="00AC3ACF" w:rsidRPr="00581088" w:rsidRDefault="00581088" w:rsidP="00581088">
            <w:pPr>
              <w:rPr>
                <w:sz w:val="20"/>
                <w:szCs w:val="20"/>
              </w:rPr>
            </w:pPr>
            <w:r w:rsidRPr="00581088">
              <w:rPr>
                <w:sz w:val="20"/>
                <w:szCs w:val="20"/>
              </w:rPr>
              <w:t>1</w:t>
            </w:r>
            <w:r w:rsidR="002C6FA4">
              <w:rPr>
                <w:sz w:val="20"/>
                <w:szCs w:val="20"/>
              </w:rPr>
              <w:t>192</w:t>
            </w:r>
          </w:p>
        </w:tc>
        <w:tc>
          <w:tcPr>
            <w:tcW w:w="1965" w:type="pct"/>
          </w:tcPr>
          <w:p w14:paraId="4297711B" w14:textId="77777777" w:rsidR="00AC3ACF" w:rsidRPr="00581088" w:rsidRDefault="002C6FA4" w:rsidP="00DD64D2">
            <w:pPr>
              <w:rPr>
                <w:sz w:val="20"/>
                <w:szCs w:val="20"/>
              </w:rPr>
            </w:pPr>
            <w:r>
              <w:rPr>
                <w:sz w:val="20"/>
                <w:szCs w:val="20"/>
              </w:rPr>
              <w:t>1093</w:t>
            </w:r>
          </w:p>
        </w:tc>
      </w:tr>
      <w:tr w:rsidR="00AC3ACF" w:rsidRPr="006333AF" w14:paraId="1ACCF06D" w14:textId="77777777" w:rsidTr="00DD64D2">
        <w:tc>
          <w:tcPr>
            <w:tcW w:w="1195" w:type="pct"/>
          </w:tcPr>
          <w:p w14:paraId="565CB5D7" w14:textId="77777777" w:rsidR="00AC3ACF" w:rsidRPr="00581088" w:rsidRDefault="00AC3ACF" w:rsidP="00DD64D2">
            <w:pPr>
              <w:rPr>
                <w:sz w:val="20"/>
                <w:szCs w:val="20"/>
              </w:rPr>
            </w:pPr>
            <w:r w:rsidRPr="00581088">
              <w:rPr>
                <w:sz w:val="20"/>
                <w:szCs w:val="20"/>
              </w:rPr>
              <w:t>D LCL (ye/km</w:t>
            </w:r>
            <w:r w:rsidRPr="00581088">
              <w:rPr>
                <w:sz w:val="20"/>
                <w:szCs w:val="20"/>
                <w:vertAlign w:val="superscript"/>
              </w:rPr>
              <w:t>2</w:t>
            </w:r>
            <w:r w:rsidRPr="00581088">
              <w:rPr>
                <w:sz w:val="20"/>
                <w:szCs w:val="20"/>
              </w:rPr>
              <w:t>)</w:t>
            </w:r>
          </w:p>
        </w:tc>
        <w:tc>
          <w:tcPr>
            <w:tcW w:w="1840" w:type="pct"/>
          </w:tcPr>
          <w:p w14:paraId="3DB8E514" w14:textId="77777777" w:rsidR="00AC3ACF" w:rsidRPr="00581088" w:rsidRDefault="002C6FA4" w:rsidP="00DD64D2">
            <w:pPr>
              <w:rPr>
                <w:sz w:val="20"/>
                <w:szCs w:val="20"/>
              </w:rPr>
            </w:pPr>
            <w:r>
              <w:rPr>
                <w:sz w:val="20"/>
                <w:szCs w:val="20"/>
              </w:rPr>
              <w:t>812</w:t>
            </w:r>
          </w:p>
        </w:tc>
        <w:tc>
          <w:tcPr>
            <w:tcW w:w="1965" w:type="pct"/>
          </w:tcPr>
          <w:p w14:paraId="79390049" w14:textId="77777777" w:rsidR="00AC3ACF" w:rsidRPr="00581088" w:rsidRDefault="002C6FA4" w:rsidP="00DD64D2">
            <w:pPr>
              <w:rPr>
                <w:sz w:val="20"/>
                <w:szCs w:val="20"/>
              </w:rPr>
            </w:pPr>
            <w:r>
              <w:rPr>
                <w:sz w:val="20"/>
                <w:szCs w:val="20"/>
              </w:rPr>
              <w:t>824</w:t>
            </w:r>
          </w:p>
        </w:tc>
      </w:tr>
      <w:tr w:rsidR="00AC3ACF" w:rsidRPr="006333AF" w14:paraId="2AE83776" w14:textId="77777777" w:rsidTr="00581088">
        <w:trPr>
          <w:trHeight w:val="70"/>
        </w:trPr>
        <w:tc>
          <w:tcPr>
            <w:tcW w:w="1195" w:type="pct"/>
          </w:tcPr>
          <w:p w14:paraId="43303B79" w14:textId="77777777" w:rsidR="00AC3ACF" w:rsidRPr="00581088" w:rsidRDefault="00AC3ACF" w:rsidP="00DD64D2">
            <w:pPr>
              <w:rPr>
                <w:sz w:val="20"/>
                <w:szCs w:val="20"/>
              </w:rPr>
            </w:pPr>
            <w:r w:rsidRPr="00581088">
              <w:rPr>
                <w:sz w:val="20"/>
                <w:szCs w:val="20"/>
              </w:rPr>
              <w:t>D UCL (ye/km</w:t>
            </w:r>
            <w:r w:rsidRPr="00581088">
              <w:rPr>
                <w:sz w:val="20"/>
                <w:szCs w:val="20"/>
                <w:vertAlign w:val="superscript"/>
              </w:rPr>
              <w:t>2</w:t>
            </w:r>
            <w:r w:rsidRPr="00581088">
              <w:rPr>
                <w:sz w:val="20"/>
                <w:szCs w:val="20"/>
              </w:rPr>
              <w:t>)</w:t>
            </w:r>
          </w:p>
        </w:tc>
        <w:tc>
          <w:tcPr>
            <w:tcW w:w="1840" w:type="pct"/>
          </w:tcPr>
          <w:p w14:paraId="2C665B70" w14:textId="77777777" w:rsidR="00AC3ACF" w:rsidRPr="00581088" w:rsidRDefault="002C6FA4" w:rsidP="00DD64D2">
            <w:pPr>
              <w:rPr>
                <w:sz w:val="20"/>
                <w:szCs w:val="20"/>
              </w:rPr>
            </w:pPr>
            <w:r>
              <w:rPr>
                <w:sz w:val="20"/>
                <w:szCs w:val="20"/>
              </w:rPr>
              <w:t>1748</w:t>
            </w:r>
          </w:p>
        </w:tc>
        <w:tc>
          <w:tcPr>
            <w:tcW w:w="1965" w:type="pct"/>
          </w:tcPr>
          <w:p w14:paraId="6DCEA04A" w14:textId="77777777" w:rsidR="00AC3ACF" w:rsidRPr="00581088" w:rsidRDefault="002C6FA4" w:rsidP="00DD64D2">
            <w:pPr>
              <w:rPr>
                <w:sz w:val="20"/>
                <w:szCs w:val="20"/>
              </w:rPr>
            </w:pPr>
            <w:r>
              <w:rPr>
                <w:sz w:val="20"/>
                <w:szCs w:val="20"/>
              </w:rPr>
              <w:t>1450</w:t>
            </w:r>
          </w:p>
        </w:tc>
      </w:tr>
      <w:tr w:rsidR="00AC3ACF" w:rsidRPr="006333AF" w14:paraId="34F75681" w14:textId="77777777" w:rsidTr="00DD64D2">
        <w:tc>
          <w:tcPr>
            <w:tcW w:w="1195" w:type="pct"/>
          </w:tcPr>
          <w:p w14:paraId="29A47805" w14:textId="77777777" w:rsidR="00AC3ACF" w:rsidRPr="00581088" w:rsidRDefault="00AC3ACF" w:rsidP="00DD64D2">
            <w:pPr>
              <w:rPr>
                <w:sz w:val="20"/>
                <w:szCs w:val="20"/>
              </w:rPr>
            </w:pPr>
            <w:r w:rsidRPr="00581088">
              <w:rPr>
                <w:sz w:val="20"/>
                <w:szCs w:val="20"/>
              </w:rPr>
              <w:t>CV of D</w:t>
            </w:r>
          </w:p>
        </w:tc>
        <w:tc>
          <w:tcPr>
            <w:tcW w:w="1840" w:type="pct"/>
          </w:tcPr>
          <w:p w14:paraId="259D1C9A" w14:textId="77777777" w:rsidR="00AC3ACF" w:rsidRPr="00581088" w:rsidRDefault="002C6FA4" w:rsidP="00DD64D2">
            <w:pPr>
              <w:rPr>
                <w:sz w:val="20"/>
                <w:szCs w:val="20"/>
              </w:rPr>
            </w:pPr>
            <w:r>
              <w:rPr>
                <w:sz w:val="20"/>
                <w:szCs w:val="20"/>
              </w:rPr>
              <w:t>0.20</w:t>
            </w:r>
          </w:p>
        </w:tc>
        <w:tc>
          <w:tcPr>
            <w:tcW w:w="1965" w:type="pct"/>
          </w:tcPr>
          <w:p w14:paraId="175F100C" w14:textId="77777777" w:rsidR="00AC3ACF" w:rsidRPr="00581088" w:rsidRDefault="0083316B" w:rsidP="00DD64D2">
            <w:pPr>
              <w:rPr>
                <w:sz w:val="20"/>
                <w:szCs w:val="20"/>
              </w:rPr>
            </w:pPr>
            <w:r w:rsidRPr="00581088">
              <w:rPr>
                <w:sz w:val="20"/>
                <w:szCs w:val="20"/>
              </w:rPr>
              <w:t>0.14</w:t>
            </w:r>
          </w:p>
        </w:tc>
      </w:tr>
      <w:tr w:rsidR="00AC3ACF" w:rsidRPr="006333AF" w14:paraId="23067640" w14:textId="77777777" w:rsidTr="00DD64D2">
        <w:trPr>
          <w:trHeight w:val="611"/>
        </w:trPr>
        <w:tc>
          <w:tcPr>
            <w:tcW w:w="1195" w:type="pct"/>
          </w:tcPr>
          <w:p w14:paraId="0FBE6AE8" w14:textId="77777777" w:rsidR="00AC3ACF" w:rsidRPr="00581088" w:rsidRDefault="00AC3ACF" w:rsidP="00DD64D2">
            <w:pPr>
              <w:rPr>
                <w:sz w:val="20"/>
                <w:szCs w:val="20"/>
              </w:rPr>
            </w:pPr>
            <w:r w:rsidRPr="00581088">
              <w:rPr>
                <w:sz w:val="20"/>
                <w:szCs w:val="20"/>
              </w:rPr>
              <w:t>Judgement</w:t>
            </w:r>
          </w:p>
        </w:tc>
        <w:tc>
          <w:tcPr>
            <w:tcW w:w="1840" w:type="pct"/>
          </w:tcPr>
          <w:p w14:paraId="17180A2B" w14:textId="77777777" w:rsidR="00AC3ACF" w:rsidRPr="00581088" w:rsidRDefault="002C6FA4" w:rsidP="00DD64D2">
            <w:pPr>
              <w:rPr>
                <w:sz w:val="20"/>
                <w:szCs w:val="20"/>
              </w:rPr>
            </w:pPr>
            <w:r>
              <w:rPr>
                <w:sz w:val="20"/>
                <w:szCs w:val="20"/>
              </w:rPr>
              <w:t>Good shape with a small shoulder and OK fit at most bins</w:t>
            </w:r>
          </w:p>
        </w:tc>
        <w:tc>
          <w:tcPr>
            <w:tcW w:w="1965" w:type="pct"/>
          </w:tcPr>
          <w:p w14:paraId="104ADCD4" w14:textId="77777777" w:rsidR="00AC3ACF" w:rsidRPr="00581088" w:rsidRDefault="00581088" w:rsidP="00DD64D2">
            <w:pPr>
              <w:rPr>
                <w:sz w:val="20"/>
                <w:szCs w:val="20"/>
              </w:rPr>
            </w:pPr>
            <w:r w:rsidRPr="00581088">
              <w:rPr>
                <w:sz w:val="20"/>
                <w:szCs w:val="20"/>
              </w:rPr>
              <w:t>Good fit and shape but not much of a shoulder</w:t>
            </w:r>
          </w:p>
        </w:tc>
      </w:tr>
      <w:tr w:rsidR="00AC3ACF" w:rsidRPr="006333AF" w14:paraId="0CA26E05" w14:textId="77777777" w:rsidTr="00DD64D2">
        <w:tc>
          <w:tcPr>
            <w:tcW w:w="1195" w:type="pct"/>
          </w:tcPr>
          <w:p w14:paraId="49F348CB" w14:textId="77777777" w:rsidR="00AC3ACF" w:rsidRPr="00581088" w:rsidRDefault="00AC3ACF" w:rsidP="00DD64D2">
            <w:pPr>
              <w:rPr>
                <w:sz w:val="20"/>
                <w:szCs w:val="20"/>
              </w:rPr>
            </w:pPr>
            <w:r w:rsidRPr="00581088">
              <w:rPr>
                <w:sz w:val="20"/>
                <w:szCs w:val="20"/>
              </w:rPr>
              <w:t>X</w:t>
            </w:r>
            <w:r w:rsidRPr="00581088">
              <w:rPr>
                <w:sz w:val="20"/>
                <w:szCs w:val="20"/>
                <w:vertAlign w:val="superscript"/>
              </w:rPr>
              <w:t>2</w:t>
            </w:r>
            <w:r w:rsidRPr="00581088">
              <w:rPr>
                <w:sz w:val="20"/>
                <w:szCs w:val="20"/>
              </w:rPr>
              <w:t xml:space="preserve"> P-value</w:t>
            </w:r>
          </w:p>
        </w:tc>
        <w:tc>
          <w:tcPr>
            <w:tcW w:w="1840" w:type="pct"/>
          </w:tcPr>
          <w:p w14:paraId="153C81E5" w14:textId="77777777" w:rsidR="00AC3ACF" w:rsidRPr="00581088" w:rsidRDefault="002C6FA4" w:rsidP="00581088">
            <w:pPr>
              <w:tabs>
                <w:tab w:val="center" w:pos="1654"/>
              </w:tabs>
              <w:rPr>
                <w:sz w:val="20"/>
                <w:szCs w:val="20"/>
              </w:rPr>
            </w:pPr>
            <w:r>
              <w:rPr>
                <w:sz w:val="20"/>
                <w:szCs w:val="20"/>
              </w:rPr>
              <w:t>0.13</w:t>
            </w:r>
          </w:p>
        </w:tc>
        <w:tc>
          <w:tcPr>
            <w:tcW w:w="1965" w:type="pct"/>
          </w:tcPr>
          <w:p w14:paraId="4D4FE21E" w14:textId="77777777" w:rsidR="00AC3ACF" w:rsidRPr="00581088" w:rsidRDefault="002C6FA4" w:rsidP="00DD64D2">
            <w:pPr>
              <w:rPr>
                <w:sz w:val="20"/>
                <w:szCs w:val="20"/>
              </w:rPr>
            </w:pPr>
            <w:r>
              <w:rPr>
                <w:sz w:val="20"/>
                <w:szCs w:val="20"/>
              </w:rPr>
              <w:t>0.28</w:t>
            </w:r>
          </w:p>
        </w:tc>
      </w:tr>
      <w:tr w:rsidR="00AC3ACF" w:rsidRPr="006333AF" w14:paraId="19A905C1" w14:textId="77777777" w:rsidTr="00DD64D2">
        <w:tc>
          <w:tcPr>
            <w:tcW w:w="1195" w:type="pct"/>
          </w:tcPr>
          <w:p w14:paraId="4E63767B" w14:textId="77777777" w:rsidR="00AC3ACF" w:rsidRPr="00581088" w:rsidRDefault="00AC3ACF" w:rsidP="00DD64D2">
            <w:pPr>
              <w:rPr>
                <w:sz w:val="20"/>
                <w:szCs w:val="20"/>
              </w:rPr>
            </w:pPr>
            <w:r w:rsidRPr="00581088">
              <w:rPr>
                <w:sz w:val="20"/>
                <w:szCs w:val="20"/>
              </w:rPr>
              <w:t># parameters</w:t>
            </w:r>
          </w:p>
        </w:tc>
        <w:tc>
          <w:tcPr>
            <w:tcW w:w="1840" w:type="pct"/>
          </w:tcPr>
          <w:p w14:paraId="58C51D28" w14:textId="77777777" w:rsidR="00AC3ACF" w:rsidRPr="00581088" w:rsidRDefault="006E6B96" w:rsidP="00DD64D2">
            <w:pPr>
              <w:rPr>
                <w:sz w:val="20"/>
                <w:szCs w:val="20"/>
              </w:rPr>
            </w:pPr>
            <w:r w:rsidRPr="00581088">
              <w:rPr>
                <w:sz w:val="20"/>
                <w:szCs w:val="20"/>
              </w:rPr>
              <w:t>2</w:t>
            </w:r>
          </w:p>
        </w:tc>
        <w:tc>
          <w:tcPr>
            <w:tcW w:w="1965" w:type="pct"/>
          </w:tcPr>
          <w:p w14:paraId="1CFC6485" w14:textId="77777777" w:rsidR="00AC3ACF" w:rsidRPr="00581088" w:rsidRDefault="006E6B96" w:rsidP="00DD64D2">
            <w:pPr>
              <w:rPr>
                <w:sz w:val="20"/>
                <w:szCs w:val="20"/>
              </w:rPr>
            </w:pPr>
            <w:r w:rsidRPr="00581088">
              <w:rPr>
                <w:sz w:val="20"/>
                <w:szCs w:val="20"/>
              </w:rPr>
              <w:t>1</w:t>
            </w:r>
          </w:p>
        </w:tc>
      </w:tr>
      <w:tr w:rsidR="00AC3ACF" w:rsidRPr="006333AF" w14:paraId="38DCD806" w14:textId="77777777" w:rsidTr="00DD64D2">
        <w:tc>
          <w:tcPr>
            <w:tcW w:w="1195" w:type="pct"/>
          </w:tcPr>
          <w:p w14:paraId="044E82E0" w14:textId="77777777" w:rsidR="00AC3ACF" w:rsidRPr="00581088" w:rsidRDefault="00AC3ACF" w:rsidP="00DD64D2">
            <w:pPr>
              <w:rPr>
                <w:sz w:val="20"/>
                <w:szCs w:val="20"/>
              </w:rPr>
            </w:pPr>
            <w:r w:rsidRPr="00581088">
              <w:rPr>
                <w:sz w:val="20"/>
                <w:szCs w:val="20"/>
              </w:rPr>
              <w:t>warnings</w:t>
            </w:r>
          </w:p>
        </w:tc>
        <w:tc>
          <w:tcPr>
            <w:tcW w:w="1840" w:type="pct"/>
          </w:tcPr>
          <w:p w14:paraId="52FF82F9" w14:textId="77777777" w:rsidR="00AC3ACF" w:rsidRPr="00581088" w:rsidRDefault="00AC3ACF" w:rsidP="00DD64D2">
            <w:pPr>
              <w:rPr>
                <w:sz w:val="20"/>
                <w:szCs w:val="20"/>
              </w:rPr>
            </w:pPr>
            <w:r w:rsidRPr="00581088">
              <w:rPr>
                <w:i/>
              </w:rPr>
              <w:t>Parameters being constrained to monotonicity</w:t>
            </w:r>
          </w:p>
        </w:tc>
        <w:tc>
          <w:tcPr>
            <w:tcW w:w="1965" w:type="pct"/>
          </w:tcPr>
          <w:p w14:paraId="2F505BC1" w14:textId="77777777" w:rsidR="00AC3ACF" w:rsidRPr="00581088" w:rsidRDefault="0083316B" w:rsidP="00DD64D2">
            <w:pPr>
              <w:rPr>
                <w:sz w:val="20"/>
                <w:szCs w:val="20"/>
              </w:rPr>
            </w:pPr>
            <w:r w:rsidRPr="00581088">
              <w:rPr>
                <w:i/>
              </w:rPr>
              <w:t>None</w:t>
            </w:r>
          </w:p>
        </w:tc>
      </w:tr>
    </w:tbl>
    <w:p w14:paraId="0B584103" w14:textId="77777777" w:rsidR="00AC3ACF" w:rsidRPr="006333AF" w:rsidRDefault="00AC3ACF" w:rsidP="00AC3ACF">
      <w:pPr>
        <w:rPr>
          <w:highlight w:val="yellow"/>
        </w:rPr>
      </w:pPr>
    </w:p>
    <w:p w14:paraId="53C2D9F8" w14:textId="77777777" w:rsidR="00AC3ACF" w:rsidRPr="006333AF" w:rsidRDefault="00AC3ACF" w:rsidP="00AC3ACF">
      <w:pPr>
        <w:rPr>
          <w:highlight w:val="yellow"/>
        </w:rPr>
      </w:pPr>
    </w:p>
    <w:tbl>
      <w:tblPr>
        <w:tblStyle w:val="TableGrid"/>
        <w:tblpPr w:leftFromText="180" w:rightFromText="180" w:vertAnchor="text" w:horzAnchor="margin" w:tblpY="113"/>
        <w:tblW w:w="5000" w:type="pct"/>
        <w:tblLook w:val="04A0" w:firstRow="1" w:lastRow="0" w:firstColumn="1" w:lastColumn="0" w:noHBand="0" w:noVBand="1"/>
      </w:tblPr>
      <w:tblGrid>
        <w:gridCol w:w="2234"/>
        <w:gridCol w:w="3441"/>
        <w:gridCol w:w="3675"/>
      </w:tblGrid>
      <w:tr w:rsidR="00AC3ACF" w:rsidRPr="006333AF" w14:paraId="6E8ED407" w14:textId="77777777" w:rsidTr="00DD64D2">
        <w:tc>
          <w:tcPr>
            <w:tcW w:w="5000" w:type="pct"/>
            <w:gridSpan w:val="3"/>
          </w:tcPr>
          <w:p w14:paraId="7530DCAD" w14:textId="77777777" w:rsidR="00AC3ACF" w:rsidRPr="00D97066" w:rsidRDefault="00AC3ACF" w:rsidP="00D97066">
            <w:pPr>
              <w:rPr>
                <w:sz w:val="20"/>
                <w:szCs w:val="20"/>
              </w:rPr>
            </w:pPr>
            <w:r w:rsidRPr="00D97066">
              <w:rPr>
                <w:b/>
                <w:i/>
              </w:rPr>
              <w:t>Appendix 2.I.  2 ft bi</w:t>
            </w:r>
            <w:r w:rsidR="00D97066" w:rsidRPr="00D97066">
              <w:rPr>
                <w:b/>
                <w:i/>
              </w:rPr>
              <w:t>ns,  truncation after 12 ft, 155</w:t>
            </w:r>
            <w:r w:rsidRPr="00D97066">
              <w:rPr>
                <w:b/>
                <w:i/>
              </w:rPr>
              <w:t xml:space="preserve"> observations, width 1</w:t>
            </w:r>
            <w:r w:rsidR="00D97066" w:rsidRPr="00D97066">
              <w:rPr>
                <w:b/>
                <w:i/>
              </w:rPr>
              <w:t>2</w:t>
            </w:r>
            <w:r w:rsidRPr="00D97066">
              <w:rPr>
                <w:b/>
                <w:i/>
              </w:rPr>
              <w:t xml:space="preserve"> ft</w:t>
            </w:r>
          </w:p>
        </w:tc>
      </w:tr>
      <w:tr w:rsidR="00AC3ACF" w:rsidRPr="006333AF" w14:paraId="6E98A96C" w14:textId="77777777" w:rsidTr="00DD64D2">
        <w:tc>
          <w:tcPr>
            <w:tcW w:w="1195" w:type="pct"/>
          </w:tcPr>
          <w:p w14:paraId="7869020E" w14:textId="77777777" w:rsidR="00AC3ACF" w:rsidRPr="00D97066" w:rsidRDefault="00AC3ACF" w:rsidP="00DD64D2">
            <w:pPr>
              <w:rPr>
                <w:sz w:val="20"/>
                <w:szCs w:val="20"/>
              </w:rPr>
            </w:pPr>
          </w:p>
        </w:tc>
        <w:tc>
          <w:tcPr>
            <w:tcW w:w="1840" w:type="pct"/>
          </w:tcPr>
          <w:p w14:paraId="6F80DA7B" w14:textId="77777777" w:rsidR="00AC3ACF" w:rsidRPr="00D97066" w:rsidRDefault="00AC3ACF" w:rsidP="00DD64D2">
            <w:pPr>
              <w:rPr>
                <w:sz w:val="20"/>
                <w:szCs w:val="20"/>
              </w:rPr>
            </w:pPr>
            <w:r w:rsidRPr="00D97066">
              <w:rPr>
                <w:sz w:val="20"/>
                <w:szCs w:val="20"/>
              </w:rPr>
              <w:t>Hazard rate cosine</w:t>
            </w:r>
          </w:p>
        </w:tc>
        <w:tc>
          <w:tcPr>
            <w:tcW w:w="1965" w:type="pct"/>
          </w:tcPr>
          <w:p w14:paraId="3D4A8337" w14:textId="77777777" w:rsidR="00AC3ACF" w:rsidRPr="00D97066" w:rsidRDefault="00AC3ACF" w:rsidP="00DD64D2">
            <w:pPr>
              <w:rPr>
                <w:sz w:val="20"/>
                <w:szCs w:val="20"/>
              </w:rPr>
            </w:pPr>
            <w:r w:rsidRPr="00D97066">
              <w:rPr>
                <w:sz w:val="20"/>
                <w:szCs w:val="20"/>
              </w:rPr>
              <w:t>Half normal cosine</w:t>
            </w:r>
          </w:p>
        </w:tc>
      </w:tr>
      <w:tr w:rsidR="00FB24A6" w:rsidRPr="006333AF" w14:paraId="4BE4A73A" w14:textId="77777777" w:rsidTr="00DD64D2">
        <w:tc>
          <w:tcPr>
            <w:tcW w:w="1195" w:type="pct"/>
          </w:tcPr>
          <w:p w14:paraId="71A88945" w14:textId="77777777" w:rsidR="00FB24A6" w:rsidRPr="00D97066" w:rsidRDefault="00FB24A6" w:rsidP="00DD64D2">
            <w:pPr>
              <w:rPr>
                <w:sz w:val="20"/>
                <w:szCs w:val="20"/>
              </w:rPr>
            </w:pPr>
            <w:r w:rsidRPr="00D97066">
              <w:rPr>
                <w:sz w:val="20"/>
                <w:szCs w:val="20"/>
              </w:rPr>
              <w:t>AIC</w:t>
            </w:r>
          </w:p>
        </w:tc>
        <w:tc>
          <w:tcPr>
            <w:tcW w:w="1840" w:type="pct"/>
          </w:tcPr>
          <w:p w14:paraId="69A711C7" w14:textId="77777777" w:rsidR="00FB24A6" w:rsidRPr="00D97066" w:rsidRDefault="00D97066" w:rsidP="00DC72AC">
            <w:pPr>
              <w:rPr>
                <w:sz w:val="20"/>
                <w:szCs w:val="20"/>
              </w:rPr>
            </w:pPr>
            <w:r w:rsidRPr="00D97066">
              <w:rPr>
                <w:sz w:val="20"/>
                <w:szCs w:val="20"/>
              </w:rPr>
              <w:t>529</w:t>
            </w:r>
          </w:p>
        </w:tc>
        <w:tc>
          <w:tcPr>
            <w:tcW w:w="1965" w:type="pct"/>
          </w:tcPr>
          <w:p w14:paraId="4961E6EB" w14:textId="77777777" w:rsidR="00FB24A6" w:rsidRPr="00D97066" w:rsidRDefault="00D97066" w:rsidP="00DC72AC">
            <w:pPr>
              <w:rPr>
                <w:sz w:val="20"/>
                <w:szCs w:val="20"/>
              </w:rPr>
            </w:pPr>
            <w:r w:rsidRPr="00D97066">
              <w:rPr>
                <w:sz w:val="20"/>
                <w:szCs w:val="20"/>
              </w:rPr>
              <w:t>526</w:t>
            </w:r>
          </w:p>
        </w:tc>
      </w:tr>
      <w:tr w:rsidR="00FB24A6" w:rsidRPr="006333AF" w14:paraId="69030844" w14:textId="77777777" w:rsidTr="00DD64D2">
        <w:tc>
          <w:tcPr>
            <w:tcW w:w="1195" w:type="pct"/>
          </w:tcPr>
          <w:p w14:paraId="1DF03E74" w14:textId="77777777" w:rsidR="00FB24A6" w:rsidRPr="00D97066" w:rsidRDefault="00FB24A6" w:rsidP="00DD64D2">
            <w:pPr>
              <w:rPr>
                <w:sz w:val="20"/>
                <w:szCs w:val="20"/>
              </w:rPr>
            </w:pPr>
            <w:r w:rsidRPr="00D97066">
              <w:rPr>
                <w:sz w:val="20"/>
                <w:szCs w:val="20"/>
              </w:rPr>
              <w:t>Density (ye/km</w:t>
            </w:r>
            <w:r w:rsidRPr="00D97066">
              <w:rPr>
                <w:sz w:val="20"/>
                <w:szCs w:val="20"/>
                <w:vertAlign w:val="superscript"/>
              </w:rPr>
              <w:t>2</w:t>
            </w:r>
            <w:r w:rsidRPr="00D97066">
              <w:rPr>
                <w:sz w:val="20"/>
                <w:szCs w:val="20"/>
              </w:rPr>
              <w:t>)</w:t>
            </w:r>
          </w:p>
        </w:tc>
        <w:tc>
          <w:tcPr>
            <w:tcW w:w="1840" w:type="pct"/>
          </w:tcPr>
          <w:p w14:paraId="2498AE93" w14:textId="77777777" w:rsidR="00FB24A6" w:rsidRPr="00D97066" w:rsidRDefault="00D97066" w:rsidP="00DC72AC">
            <w:pPr>
              <w:rPr>
                <w:sz w:val="20"/>
                <w:szCs w:val="20"/>
              </w:rPr>
            </w:pPr>
            <w:r w:rsidRPr="00D97066">
              <w:rPr>
                <w:sz w:val="20"/>
                <w:szCs w:val="20"/>
              </w:rPr>
              <w:t>1261</w:t>
            </w:r>
          </w:p>
        </w:tc>
        <w:tc>
          <w:tcPr>
            <w:tcW w:w="1965" w:type="pct"/>
          </w:tcPr>
          <w:p w14:paraId="106E0D5B" w14:textId="77777777" w:rsidR="00FB24A6" w:rsidRPr="00D97066" w:rsidRDefault="00D97066" w:rsidP="00DC72AC">
            <w:pPr>
              <w:rPr>
                <w:sz w:val="20"/>
                <w:szCs w:val="20"/>
              </w:rPr>
            </w:pPr>
            <w:r w:rsidRPr="00D97066">
              <w:rPr>
                <w:sz w:val="20"/>
                <w:szCs w:val="20"/>
              </w:rPr>
              <w:t>1418</w:t>
            </w:r>
          </w:p>
        </w:tc>
      </w:tr>
      <w:tr w:rsidR="00FB24A6" w:rsidRPr="006333AF" w14:paraId="21C281C1" w14:textId="77777777" w:rsidTr="00DD64D2">
        <w:tc>
          <w:tcPr>
            <w:tcW w:w="1195" w:type="pct"/>
          </w:tcPr>
          <w:p w14:paraId="3460F8FD" w14:textId="77777777" w:rsidR="00FB24A6" w:rsidRPr="00D97066" w:rsidRDefault="00FB24A6" w:rsidP="00DD64D2">
            <w:pPr>
              <w:rPr>
                <w:sz w:val="20"/>
                <w:szCs w:val="20"/>
              </w:rPr>
            </w:pPr>
            <w:r w:rsidRPr="00D97066">
              <w:rPr>
                <w:sz w:val="20"/>
                <w:szCs w:val="20"/>
              </w:rPr>
              <w:t>D LCL (ye/km</w:t>
            </w:r>
            <w:r w:rsidRPr="00D97066">
              <w:rPr>
                <w:sz w:val="20"/>
                <w:szCs w:val="20"/>
                <w:vertAlign w:val="superscript"/>
              </w:rPr>
              <w:t>2</w:t>
            </w:r>
            <w:r w:rsidRPr="00D97066">
              <w:rPr>
                <w:sz w:val="20"/>
                <w:szCs w:val="20"/>
              </w:rPr>
              <w:t>)</w:t>
            </w:r>
          </w:p>
        </w:tc>
        <w:tc>
          <w:tcPr>
            <w:tcW w:w="1840" w:type="pct"/>
          </w:tcPr>
          <w:p w14:paraId="073CC50D" w14:textId="77777777" w:rsidR="00FB24A6" w:rsidRPr="00D97066" w:rsidRDefault="00D97066" w:rsidP="00DC72AC">
            <w:pPr>
              <w:rPr>
                <w:sz w:val="20"/>
                <w:szCs w:val="20"/>
              </w:rPr>
            </w:pPr>
            <w:r w:rsidRPr="00D97066">
              <w:rPr>
                <w:sz w:val="20"/>
                <w:szCs w:val="20"/>
              </w:rPr>
              <w:t>837</w:t>
            </w:r>
          </w:p>
        </w:tc>
        <w:tc>
          <w:tcPr>
            <w:tcW w:w="1965" w:type="pct"/>
          </w:tcPr>
          <w:p w14:paraId="41602D9C" w14:textId="77777777" w:rsidR="00FB24A6" w:rsidRPr="00D97066" w:rsidRDefault="00D97066" w:rsidP="00DC72AC">
            <w:pPr>
              <w:rPr>
                <w:sz w:val="20"/>
                <w:szCs w:val="20"/>
              </w:rPr>
            </w:pPr>
            <w:r w:rsidRPr="00D97066">
              <w:rPr>
                <w:sz w:val="20"/>
                <w:szCs w:val="20"/>
              </w:rPr>
              <w:t>996</w:t>
            </w:r>
          </w:p>
        </w:tc>
      </w:tr>
      <w:tr w:rsidR="00FB24A6" w:rsidRPr="006333AF" w14:paraId="50810F32" w14:textId="77777777" w:rsidTr="00DD64D2">
        <w:tc>
          <w:tcPr>
            <w:tcW w:w="1195" w:type="pct"/>
          </w:tcPr>
          <w:p w14:paraId="3DF898EA" w14:textId="77777777" w:rsidR="00FB24A6" w:rsidRPr="00D97066" w:rsidRDefault="00FB24A6" w:rsidP="00DD64D2">
            <w:pPr>
              <w:rPr>
                <w:sz w:val="20"/>
                <w:szCs w:val="20"/>
              </w:rPr>
            </w:pPr>
            <w:r w:rsidRPr="00D97066">
              <w:rPr>
                <w:sz w:val="20"/>
                <w:szCs w:val="20"/>
              </w:rPr>
              <w:t>D UCL (ye/km</w:t>
            </w:r>
            <w:r w:rsidRPr="00D97066">
              <w:rPr>
                <w:sz w:val="20"/>
                <w:szCs w:val="20"/>
                <w:vertAlign w:val="superscript"/>
              </w:rPr>
              <w:t>2</w:t>
            </w:r>
            <w:r w:rsidRPr="00D97066">
              <w:rPr>
                <w:sz w:val="20"/>
                <w:szCs w:val="20"/>
              </w:rPr>
              <w:t>)</w:t>
            </w:r>
          </w:p>
        </w:tc>
        <w:tc>
          <w:tcPr>
            <w:tcW w:w="1840" w:type="pct"/>
          </w:tcPr>
          <w:p w14:paraId="050F0DA5" w14:textId="77777777" w:rsidR="00FB24A6" w:rsidRPr="00D97066" w:rsidRDefault="00D97066" w:rsidP="00DC72AC">
            <w:pPr>
              <w:rPr>
                <w:sz w:val="20"/>
                <w:szCs w:val="20"/>
              </w:rPr>
            </w:pPr>
            <w:r w:rsidRPr="00D97066">
              <w:rPr>
                <w:sz w:val="20"/>
                <w:szCs w:val="20"/>
              </w:rPr>
              <w:t>1901</w:t>
            </w:r>
          </w:p>
        </w:tc>
        <w:tc>
          <w:tcPr>
            <w:tcW w:w="1965" w:type="pct"/>
          </w:tcPr>
          <w:p w14:paraId="2D8B351B" w14:textId="77777777" w:rsidR="00FB24A6" w:rsidRPr="00D97066" w:rsidRDefault="00D97066" w:rsidP="00DC72AC">
            <w:pPr>
              <w:rPr>
                <w:sz w:val="20"/>
                <w:szCs w:val="20"/>
              </w:rPr>
            </w:pPr>
            <w:r w:rsidRPr="00D97066">
              <w:rPr>
                <w:sz w:val="20"/>
                <w:szCs w:val="20"/>
              </w:rPr>
              <w:t>2020</w:t>
            </w:r>
          </w:p>
        </w:tc>
      </w:tr>
      <w:tr w:rsidR="00FB24A6" w:rsidRPr="006333AF" w14:paraId="6D6A6ABA" w14:textId="77777777" w:rsidTr="00DD64D2">
        <w:tc>
          <w:tcPr>
            <w:tcW w:w="1195" w:type="pct"/>
          </w:tcPr>
          <w:p w14:paraId="0230C876" w14:textId="77777777" w:rsidR="00FB24A6" w:rsidRPr="00D97066" w:rsidRDefault="00FB24A6" w:rsidP="00DD64D2">
            <w:pPr>
              <w:rPr>
                <w:sz w:val="20"/>
                <w:szCs w:val="20"/>
              </w:rPr>
            </w:pPr>
            <w:r w:rsidRPr="00D97066">
              <w:rPr>
                <w:sz w:val="20"/>
                <w:szCs w:val="20"/>
              </w:rPr>
              <w:t>CV of D</w:t>
            </w:r>
          </w:p>
        </w:tc>
        <w:tc>
          <w:tcPr>
            <w:tcW w:w="1840" w:type="pct"/>
          </w:tcPr>
          <w:p w14:paraId="2486FB6F" w14:textId="77777777" w:rsidR="00FB24A6" w:rsidRPr="00D97066" w:rsidRDefault="00D97066" w:rsidP="00DC72AC">
            <w:pPr>
              <w:rPr>
                <w:sz w:val="20"/>
                <w:szCs w:val="20"/>
              </w:rPr>
            </w:pPr>
            <w:r w:rsidRPr="00D97066">
              <w:rPr>
                <w:sz w:val="20"/>
                <w:szCs w:val="20"/>
              </w:rPr>
              <w:t>0.21</w:t>
            </w:r>
          </w:p>
        </w:tc>
        <w:tc>
          <w:tcPr>
            <w:tcW w:w="1965" w:type="pct"/>
          </w:tcPr>
          <w:p w14:paraId="69689D60" w14:textId="77777777" w:rsidR="00FB24A6" w:rsidRPr="00D97066" w:rsidRDefault="00FB24A6" w:rsidP="00DC72AC">
            <w:pPr>
              <w:rPr>
                <w:sz w:val="20"/>
                <w:szCs w:val="20"/>
              </w:rPr>
            </w:pPr>
            <w:r w:rsidRPr="00D97066">
              <w:rPr>
                <w:sz w:val="20"/>
                <w:szCs w:val="20"/>
              </w:rPr>
              <w:t>0.18</w:t>
            </w:r>
          </w:p>
        </w:tc>
      </w:tr>
      <w:tr w:rsidR="00FB24A6" w:rsidRPr="006333AF" w14:paraId="3AE37262" w14:textId="77777777" w:rsidTr="00DD64D2">
        <w:trPr>
          <w:trHeight w:val="611"/>
        </w:trPr>
        <w:tc>
          <w:tcPr>
            <w:tcW w:w="1195" w:type="pct"/>
          </w:tcPr>
          <w:p w14:paraId="268D4F44" w14:textId="77777777" w:rsidR="00FB24A6" w:rsidRPr="00D97066" w:rsidRDefault="00FB24A6" w:rsidP="00DD64D2">
            <w:pPr>
              <w:rPr>
                <w:sz w:val="20"/>
                <w:szCs w:val="20"/>
              </w:rPr>
            </w:pPr>
            <w:r w:rsidRPr="00D97066">
              <w:rPr>
                <w:sz w:val="20"/>
                <w:szCs w:val="20"/>
              </w:rPr>
              <w:t>Judgement</w:t>
            </w:r>
          </w:p>
        </w:tc>
        <w:tc>
          <w:tcPr>
            <w:tcW w:w="1840" w:type="pct"/>
          </w:tcPr>
          <w:p w14:paraId="1626BA8C" w14:textId="77777777" w:rsidR="00FB24A6" w:rsidRPr="00D97066" w:rsidRDefault="00D97066" w:rsidP="00DC72AC">
            <w:pPr>
              <w:rPr>
                <w:sz w:val="20"/>
                <w:szCs w:val="20"/>
              </w:rPr>
            </w:pPr>
            <w:r w:rsidRPr="00D97066">
              <w:rPr>
                <w:sz w:val="20"/>
                <w:szCs w:val="20"/>
              </w:rPr>
              <w:t>OK shape but quick drop at origin</w:t>
            </w:r>
          </w:p>
        </w:tc>
        <w:tc>
          <w:tcPr>
            <w:tcW w:w="1965" w:type="pct"/>
          </w:tcPr>
          <w:p w14:paraId="66CF5457" w14:textId="77777777" w:rsidR="00FB24A6" w:rsidRPr="00D97066" w:rsidRDefault="00A52D5D" w:rsidP="00DC72AC">
            <w:pPr>
              <w:rPr>
                <w:sz w:val="20"/>
                <w:szCs w:val="20"/>
              </w:rPr>
            </w:pPr>
            <w:r w:rsidRPr="00D97066">
              <w:rPr>
                <w:sz w:val="20"/>
                <w:szCs w:val="20"/>
              </w:rPr>
              <w:t>Unrealistic shape</w:t>
            </w:r>
          </w:p>
        </w:tc>
      </w:tr>
      <w:tr w:rsidR="00FB24A6" w:rsidRPr="006333AF" w14:paraId="519574A4" w14:textId="77777777" w:rsidTr="00DD64D2">
        <w:tc>
          <w:tcPr>
            <w:tcW w:w="1195" w:type="pct"/>
          </w:tcPr>
          <w:p w14:paraId="42A7FF34" w14:textId="77777777" w:rsidR="00FB24A6" w:rsidRPr="00D97066" w:rsidRDefault="00FB24A6" w:rsidP="00DD64D2">
            <w:pPr>
              <w:rPr>
                <w:sz w:val="20"/>
                <w:szCs w:val="20"/>
              </w:rPr>
            </w:pPr>
            <w:r w:rsidRPr="00D97066">
              <w:rPr>
                <w:sz w:val="20"/>
                <w:szCs w:val="20"/>
              </w:rPr>
              <w:t>X</w:t>
            </w:r>
            <w:r w:rsidRPr="00D97066">
              <w:rPr>
                <w:sz w:val="20"/>
                <w:szCs w:val="20"/>
                <w:vertAlign w:val="superscript"/>
              </w:rPr>
              <w:t>2</w:t>
            </w:r>
            <w:r w:rsidRPr="00D97066">
              <w:rPr>
                <w:sz w:val="20"/>
                <w:szCs w:val="20"/>
              </w:rPr>
              <w:t xml:space="preserve"> P-value</w:t>
            </w:r>
          </w:p>
        </w:tc>
        <w:tc>
          <w:tcPr>
            <w:tcW w:w="1840" w:type="pct"/>
          </w:tcPr>
          <w:p w14:paraId="41F6536B" w14:textId="77777777" w:rsidR="00FB24A6" w:rsidRPr="00D97066" w:rsidRDefault="00A52D5D" w:rsidP="00DC72AC">
            <w:pPr>
              <w:rPr>
                <w:sz w:val="20"/>
                <w:szCs w:val="20"/>
              </w:rPr>
            </w:pPr>
            <w:r w:rsidRPr="00D97066">
              <w:rPr>
                <w:sz w:val="20"/>
                <w:szCs w:val="20"/>
              </w:rPr>
              <w:t>0.01</w:t>
            </w:r>
          </w:p>
        </w:tc>
        <w:tc>
          <w:tcPr>
            <w:tcW w:w="1965" w:type="pct"/>
          </w:tcPr>
          <w:p w14:paraId="21EB0E6F" w14:textId="77777777" w:rsidR="00FB24A6" w:rsidRPr="00D97066" w:rsidRDefault="00D97066" w:rsidP="00DC72AC">
            <w:pPr>
              <w:rPr>
                <w:sz w:val="20"/>
                <w:szCs w:val="20"/>
              </w:rPr>
            </w:pPr>
            <w:r w:rsidRPr="00D97066">
              <w:rPr>
                <w:sz w:val="20"/>
                <w:szCs w:val="20"/>
              </w:rPr>
              <w:t>0.04</w:t>
            </w:r>
          </w:p>
        </w:tc>
      </w:tr>
      <w:tr w:rsidR="00FB24A6" w:rsidRPr="006333AF" w14:paraId="7FF6F18B" w14:textId="77777777" w:rsidTr="00DD64D2">
        <w:trPr>
          <w:trHeight w:val="272"/>
        </w:trPr>
        <w:tc>
          <w:tcPr>
            <w:tcW w:w="1195" w:type="pct"/>
          </w:tcPr>
          <w:p w14:paraId="6DA899E2" w14:textId="77777777" w:rsidR="00FB24A6" w:rsidRPr="00D97066" w:rsidRDefault="00FB24A6" w:rsidP="00DD64D2">
            <w:pPr>
              <w:rPr>
                <w:sz w:val="20"/>
                <w:szCs w:val="20"/>
              </w:rPr>
            </w:pPr>
            <w:r w:rsidRPr="00D97066">
              <w:rPr>
                <w:sz w:val="20"/>
                <w:szCs w:val="20"/>
              </w:rPr>
              <w:t># parameters</w:t>
            </w:r>
          </w:p>
        </w:tc>
        <w:tc>
          <w:tcPr>
            <w:tcW w:w="1840" w:type="pct"/>
          </w:tcPr>
          <w:p w14:paraId="782458ED" w14:textId="77777777" w:rsidR="00FB24A6" w:rsidRPr="00D97066" w:rsidRDefault="00FB24A6" w:rsidP="00DC72AC">
            <w:pPr>
              <w:rPr>
                <w:sz w:val="20"/>
                <w:szCs w:val="20"/>
              </w:rPr>
            </w:pPr>
            <w:r w:rsidRPr="00D97066">
              <w:rPr>
                <w:sz w:val="20"/>
                <w:szCs w:val="20"/>
              </w:rPr>
              <w:t>2</w:t>
            </w:r>
          </w:p>
        </w:tc>
        <w:tc>
          <w:tcPr>
            <w:tcW w:w="1965" w:type="pct"/>
          </w:tcPr>
          <w:p w14:paraId="2574769B" w14:textId="77777777" w:rsidR="00FB24A6" w:rsidRPr="00D97066" w:rsidRDefault="00FB24A6" w:rsidP="00DC72AC">
            <w:pPr>
              <w:rPr>
                <w:sz w:val="20"/>
                <w:szCs w:val="20"/>
              </w:rPr>
            </w:pPr>
            <w:r w:rsidRPr="00D97066">
              <w:rPr>
                <w:sz w:val="20"/>
                <w:szCs w:val="20"/>
              </w:rPr>
              <w:t>3</w:t>
            </w:r>
          </w:p>
        </w:tc>
      </w:tr>
      <w:tr w:rsidR="00A52D5D" w:rsidRPr="006333AF" w14:paraId="03A3628E" w14:textId="77777777" w:rsidTr="00DD64D2">
        <w:tc>
          <w:tcPr>
            <w:tcW w:w="1195" w:type="pct"/>
          </w:tcPr>
          <w:p w14:paraId="3F9D6E83" w14:textId="77777777" w:rsidR="00A52D5D" w:rsidRPr="00D97066" w:rsidRDefault="00A52D5D" w:rsidP="00A52D5D">
            <w:pPr>
              <w:rPr>
                <w:sz w:val="20"/>
                <w:szCs w:val="20"/>
              </w:rPr>
            </w:pPr>
            <w:r w:rsidRPr="00D97066">
              <w:rPr>
                <w:sz w:val="20"/>
                <w:szCs w:val="20"/>
              </w:rPr>
              <w:t>warnings</w:t>
            </w:r>
          </w:p>
        </w:tc>
        <w:tc>
          <w:tcPr>
            <w:tcW w:w="1840" w:type="pct"/>
          </w:tcPr>
          <w:p w14:paraId="15A56BBD" w14:textId="77777777" w:rsidR="00A52D5D" w:rsidRPr="00D97066" w:rsidRDefault="00A52D5D" w:rsidP="00D97066">
            <w:pPr>
              <w:rPr>
                <w:sz w:val="20"/>
                <w:szCs w:val="20"/>
              </w:rPr>
            </w:pPr>
            <w:r w:rsidRPr="00D97066">
              <w:rPr>
                <w:sz w:val="20"/>
                <w:szCs w:val="20"/>
              </w:rPr>
              <w:t>Parameters are bei</w:t>
            </w:r>
            <w:r w:rsidR="00D97066" w:rsidRPr="00D97066">
              <w:rPr>
                <w:sz w:val="20"/>
                <w:szCs w:val="20"/>
              </w:rPr>
              <w:t>ng constrained to monotonicity</w:t>
            </w:r>
          </w:p>
        </w:tc>
        <w:tc>
          <w:tcPr>
            <w:tcW w:w="1965" w:type="pct"/>
          </w:tcPr>
          <w:p w14:paraId="0622E477" w14:textId="77777777" w:rsidR="00A52D5D" w:rsidRPr="00D97066" w:rsidRDefault="00A52D5D" w:rsidP="00A52D5D">
            <w:pPr>
              <w:rPr>
                <w:sz w:val="20"/>
                <w:szCs w:val="20"/>
              </w:rPr>
            </w:pPr>
            <w:r w:rsidRPr="00D97066">
              <w:rPr>
                <w:sz w:val="20"/>
                <w:szCs w:val="20"/>
              </w:rPr>
              <w:t>Parameters are being constrained to monotonicity</w:t>
            </w:r>
          </w:p>
        </w:tc>
      </w:tr>
    </w:tbl>
    <w:p w14:paraId="2E089357" w14:textId="77777777" w:rsidR="00AC3ACF" w:rsidRPr="006333AF" w:rsidRDefault="00AC3ACF" w:rsidP="00AC3ACF">
      <w:pPr>
        <w:rPr>
          <w:b/>
          <w:i/>
          <w:sz w:val="28"/>
          <w:szCs w:val="28"/>
          <w:highlight w:val="yellow"/>
        </w:rPr>
      </w:pPr>
    </w:p>
    <w:tbl>
      <w:tblPr>
        <w:tblStyle w:val="TableGrid"/>
        <w:tblpPr w:leftFromText="180" w:rightFromText="180" w:vertAnchor="text" w:horzAnchor="margin" w:tblpY="113"/>
        <w:tblW w:w="5000" w:type="pct"/>
        <w:tblLook w:val="04A0" w:firstRow="1" w:lastRow="0" w:firstColumn="1" w:lastColumn="0" w:noHBand="0" w:noVBand="1"/>
      </w:tblPr>
      <w:tblGrid>
        <w:gridCol w:w="2234"/>
        <w:gridCol w:w="3441"/>
        <w:gridCol w:w="3675"/>
      </w:tblGrid>
      <w:tr w:rsidR="00DD64D2" w:rsidRPr="006333AF" w14:paraId="6F3AE2F3" w14:textId="77777777" w:rsidTr="00DD64D2">
        <w:tc>
          <w:tcPr>
            <w:tcW w:w="5000" w:type="pct"/>
            <w:gridSpan w:val="3"/>
          </w:tcPr>
          <w:p w14:paraId="1A093B76" w14:textId="77777777" w:rsidR="00DD64D2" w:rsidRPr="000F5A0E" w:rsidRDefault="00DD64D2" w:rsidP="00DD64D2">
            <w:pPr>
              <w:rPr>
                <w:sz w:val="20"/>
                <w:szCs w:val="20"/>
              </w:rPr>
            </w:pPr>
            <w:r w:rsidRPr="000F5A0E">
              <w:rPr>
                <w:b/>
                <w:i/>
              </w:rPr>
              <w:t>Appendix 2.J.  2.5 ft b</w:t>
            </w:r>
            <w:r w:rsidR="00A52D5D" w:rsidRPr="000F5A0E">
              <w:rPr>
                <w:b/>
                <w:i/>
              </w:rPr>
              <w:t>ins,  truncation after</w:t>
            </w:r>
            <w:r w:rsidR="00D97066" w:rsidRPr="000F5A0E">
              <w:rPr>
                <w:b/>
                <w:i/>
              </w:rPr>
              <w:t xml:space="preserve"> 12 ft, 155</w:t>
            </w:r>
            <w:r w:rsidR="00A52D5D" w:rsidRPr="000F5A0E">
              <w:rPr>
                <w:b/>
                <w:i/>
              </w:rPr>
              <w:t xml:space="preserve"> observations, width 1</w:t>
            </w:r>
            <w:r w:rsidR="00D97066" w:rsidRPr="000F5A0E">
              <w:rPr>
                <w:b/>
                <w:i/>
              </w:rPr>
              <w:t>2.5</w:t>
            </w:r>
            <w:r w:rsidRPr="000F5A0E">
              <w:rPr>
                <w:b/>
                <w:i/>
              </w:rPr>
              <w:t xml:space="preserve"> ft</w:t>
            </w:r>
          </w:p>
        </w:tc>
      </w:tr>
      <w:tr w:rsidR="00DD64D2" w:rsidRPr="006333AF" w14:paraId="347FBD26" w14:textId="77777777" w:rsidTr="00DD64D2">
        <w:tc>
          <w:tcPr>
            <w:tcW w:w="1195" w:type="pct"/>
          </w:tcPr>
          <w:p w14:paraId="41217040" w14:textId="77777777" w:rsidR="00DD64D2" w:rsidRPr="000F5A0E" w:rsidRDefault="00DD64D2" w:rsidP="00DD64D2">
            <w:pPr>
              <w:rPr>
                <w:sz w:val="20"/>
                <w:szCs w:val="20"/>
              </w:rPr>
            </w:pPr>
          </w:p>
        </w:tc>
        <w:tc>
          <w:tcPr>
            <w:tcW w:w="1840" w:type="pct"/>
          </w:tcPr>
          <w:p w14:paraId="3ADC1759" w14:textId="77777777" w:rsidR="00DD64D2" w:rsidRPr="000F5A0E" w:rsidRDefault="00DD64D2" w:rsidP="00DD64D2">
            <w:pPr>
              <w:rPr>
                <w:sz w:val="20"/>
                <w:szCs w:val="20"/>
              </w:rPr>
            </w:pPr>
            <w:r w:rsidRPr="000F5A0E">
              <w:rPr>
                <w:sz w:val="20"/>
                <w:szCs w:val="20"/>
              </w:rPr>
              <w:t>Hazard rate cosine</w:t>
            </w:r>
          </w:p>
        </w:tc>
        <w:tc>
          <w:tcPr>
            <w:tcW w:w="1965" w:type="pct"/>
          </w:tcPr>
          <w:p w14:paraId="287891D7" w14:textId="77777777" w:rsidR="00DD64D2" w:rsidRPr="000F5A0E" w:rsidRDefault="00DD64D2" w:rsidP="00DD64D2">
            <w:pPr>
              <w:rPr>
                <w:sz w:val="20"/>
                <w:szCs w:val="20"/>
              </w:rPr>
            </w:pPr>
            <w:r w:rsidRPr="000F5A0E">
              <w:rPr>
                <w:sz w:val="20"/>
                <w:szCs w:val="20"/>
              </w:rPr>
              <w:t>Half normal cosine</w:t>
            </w:r>
          </w:p>
        </w:tc>
      </w:tr>
      <w:tr w:rsidR="00DD64D2" w:rsidRPr="006333AF" w14:paraId="4A9E5F69" w14:textId="77777777" w:rsidTr="00DD64D2">
        <w:tc>
          <w:tcPr>
            <w:tcW w:w="1195" w:type="pct"/>
          </w:tcPr>
          <w:p w14:paraId="23881EB1" w14:textId="77777777" w:rsidR="00DD64D2" w:rsidRPr="000F5A0E" w:rsidRDefault="00DD64D2" w:rsidP="00DD64D2">
            <w:pPr>
              <w:rPr>
                <w:sz w:val="20"/>
                <w:szCs w:val="20"/>
              </w:rPr>
            </w:pPr>
            <w:r w:rsidRPr="000F5A0E">
              <w:rPr>
                <w:sz w:val="20"/>
                <w:szCs w:val="20"/>
              </w:rPr>
              <w:t>AIC</w:t>
            </w:r>
          </w:p>
        </w:tc>
        <w:tc>
          <w:tcPr>
            <w:tcW w:w="1840" w:type="pct"/>
          </w:tcPr>
          <w:p w14:paraId="380E3582" w14:textId="77777777" w:rsidR="00DD64D2" w:rsidRPr="000F5A0E" w:rsidRDefault="00D97066" w:rsidP="00DD64D2">
            <w:pPr>
              <w:rPr>
                <w:sz w:val="20"/>
                <w:szCs w:val="20"/>
              </w:rPr>
            </w:pPr>
            <w:r w:rsidRPr="000F5A0E">
              <w:rPr>
                <w:sz w:val="20"/>
                <w:szCs w:val="20"/>
              </w:rPr>
              <w:t>462</w:t>
            </w:r>
          </w:p>
        </w:tc>
        <w:tc>
          <w:tcPr>
            <w:tcW w:w="1965" w:type="pct"/>
          </w:tcPr>
          <w:p w14:paraId="14278177" w14:textId="77777777" w:rsidR="00DD64D2" w:rsidRPr="000F5A0E" w:rsidRDefault="00D97066" w:rsidP="00DD64D2">
            <w:pPr>
              <w:rPr>
                <w:sz w:val="20"/>
                <w:szCs w:val="20"/>
              </w:rPr>
            </w:pPr>
            <w:r w:rsidRPr="000F5A0E">
              <w:rPr>
                <w:sz w:val="20"/>
                <w:szCs w:val="20"/>
              </w:rPr>
              <w:t>462</w:t>
            </w:r>
          </w:p>
        </w:tc>
      </w:tr>
      <w:tr w:rsidR="00DD64D2" w:rsidRPr="006333AF" w14:paraId="22EA7F79" w14:textId="77777777" w:rsidTr="00DD64D2">
        <w:tc>
          <w:tcPr>
            <w:tcW w:w="1195" w:type="pct"/>
          </w:tcPr>
          <w:p w14:paraId="38BF2D4A" w14:textId="77777777" w:rsidR="00DD64D2" w:rsidRPr="000F5A0E" w:rsidRDefault="00DD64D2" w:rsidP="00DD64D2">
            <w:pPr>
              <w:rPr>
                <w:sz w:val="20"/>
                <w:szCs w:val="20"/>
              </w:rPr>
            </w:pPr>
            <w:r w:rsidRPr="000F5A0E">
              <w:rPr>
                <w:sz w:val="20"/>
                <w:szCs w:val="20"/>
              </w:rPr>
              <w:t>Density (ye/km</w:t>
            </w:r>
            <w:r w:rsidRPr="000F5A0E">
              <w:rPr>
                <w:sz w:val="20"/>
                <w:szCs w:val="20"/>
                <w:vertAlign w:val="superscript"/>
              </w:rPr>
              <w:t>2</w:t>
            </w:r>
            <w:r w:rsidRPr="000F5A0E">
              <w:rPr>
                <w:sz w:val="20"/>
                <w:szCs w:val="20"/>
              </w:rPr>
              <w:t>)</w:t>
            </w:r>
          </w:p>
        </w:tc>
        <w:tc>
          <w:tcPr>
            <w:tcW w:w="1840" w:type="pct"/>
          </w:tcPr>
          <w:p w14:paraId="19394A2D" w14:textId="77777777" w:rsidR="00DD64D2" w:rsidRPr="000F5A0E" w:rsidRDefault="00D97066" w:rsidP="00DD64D2">
            <w:pPr>
              <w:rPr>
                <w:sz w:val="20"/>
                <w:szCs w:val="20"/>
              </w:rPr>
            </w:pPr>
            <w:r w:rsidRPr="000F5A0E">
              <w:rPr>
                <w:sz w:val="20"/>
                <w:szCs w:val="20"/>
              </w:rPr>
              <w:t>1182</w:t>
            </w:r>
          </w:p>
        </w:tc>
        <w:tc>
          <w:tcPr>
            <w:tcW w:w="1965" w:type="pct"/>
          </w:tcPr>
          <w:p w14:paraId="45DF4F1A" w14:textId="77777777" w:rsidR="00DD64D2" w:rsidRPr="000F5A0E" w:rsidRDefault="00D97066" w:rsidP="00DD64D2">
            <w:pPr>
              <w:rPr>
                <w:sz w:val="20"/>
                <w:szCs w:val="20"/>
              </w:rPr>
            </w:pPr>
            <w:r w:rsidRPr="000F5A0E">
              <w:rPr>
                <w:sz w:val="20"/>
                <w:szCs w:val="20"/>
              </w:rPr>
              <w:t>1111</w:t>
            </w:r>
          </w:p>
        </w:tc>
      </w:tr>
      <w:tr w:rsidR="00DD64D2" w:rsidRPr="006333AF" w14:paraId="49EB0C3D" w14:textId="77777777" w:rsidTr="00DD64D2">
        <w:tc>
          <w:tcPr>
            <w:tcW w:w="1195" w:type="pct"/>
          </w:tcPr>
          <w:p w14:paraId="1929156F" w14:textId="77777777" w:rsidR="00DD64D2" w:rsidRPr="000F5A0E" w:rsidRDefault="00DD64D2" w:rsidP="00DD64D2">
            <w:pPr>
              <w:rPr>
                <w:sz w:val="20"/>
                <w:szCs w:val="20"/>
              </w:rPr>
            </w:pPr>
            <w:r w:rsidRPr="000F5A0E">
              <w:rPr>
                <w:sz w:val="20"/>
                <w:szCs w:val="20"/>
              </w:rPr>
              <w:t>D LCL (ye/km</w:t>
            </w:r>
            <w:r w:rsidRPr="000F5A0E">
              <w:rPr>
                <w:sz w:val="20"/>
                <w:szCs w:val="20"/>
                <w:vertAlign w:val="superscript"/>
              </w:rPr>
              <w:t>2</w:t>
            </w:r>
            <w:r w:rsidRPr="000F5A0E">
              <w:rPr>
                <w:sz w:val="20"/>
                <w:szCs w:val="20"/>
              </w:rPr>
              <w:t>)</w:t>
            </w:r>
          </w:p>
        </w:tc>
        <w:tc>
          <w:tcPr>
            <w:tcW w:w="1840" w:type="pct"/>
          </w:tcPr>
          <w:p w14:paraId="5827F9F2" w14:textId="77777777" w:rsidR="00DD64D2" w:rsidRPr="000F5A0E" w:rsidRDefault="00D97066" w:rsidP="00DD64D2">
            <w:pPr>
              <w:rPr>
                <w:sz w:val="20"/>
                <w:szCs w:val="20"/>
              </w:rPr>
            </w:pPr>
            <w:r w:rsidRPr="000F5A0E">
              <w:rPr>
                <w:sz w:val="20"/>
                <w:szCs w:val="20"/>
              </w:rPr>
              <w:t>798</w:t>
            </w:r>
          </w:p>
        </w:tc>
        <w:tc>
          <w:tcPr>
            <w:tcW w:w="1965" w:type="pct"/>
          </w:tcPr>
          <w:p w14:paraId="10ACA2B7" w14:textId="77777777" w:rsidR="00DD64D2" w:rsidRPr="000F5A0E" w:rsidRDefault="00D97066" w:rsidP="00DD64D2">
            <w:pPr>
              <w:rPr>
                <w:sz w:val="20"/>
                <w:szCs w:val="20"/>
              </w:rPr>
            </w:pPr>
            <w:r w:rsidRPr="000F5A0E">
              <w:rPr>
                <w:sz w:val="20"/>
                <w:szCs w:val="20"/>
              </w:rPr>
              <w:t>838</w:t>
            </w:r>
          </w:p>
        </w:tc>
      </w:tr>
      <w:tr w:rsidR="00DD64D2" w:rsidRPr="006333AF" w14:paraId="062938C2" w14:textId="77777777" w:rsidTr="00DD64D2">
        <w:tc>
          <w:tcPr>
            <w:tcW w:w="1195" w:type="pct"/>
          </w:tcPr>
          <w:p w14:paraId="59415E1E" w14:textId="77777777" w:rsidR="00DD64D2" w:rsidRPr="000F5A0E" w:rsidRDefault="00DD64D2" w:rsidP="00DD64D2">
            <w:pPr>
              <w:rPr>
                <w:sz w:val="20"/>
                <w:szCs w:val="20"/>
              </w:rPr>
            </w:pPr>
            <w:r w:rsidRPr="000F5A0E">
              <w:rPr>
                <w:sz w:val="20"/>
                <w:szCs w:val="20"/>
              </w:rPr>
              <w:t>D UCL (ye/km</w:t>
            </w:r>
            <w:r w:rsidRPr="000F5A0E">
              <w:rPr>
                <w:sz w:val="20"/>
                <w:szCs w:val="20"/>
                <w:vertAlign w:val="superscript"/>
              </w:rPr>
              <w:t>2</w:t>
            </w:r>
            <w:r w:rsidRPr="000F5A0E">
              <w:rPr>
                <w:sz w:val="20"/>
                <w:szCs w:val="20"/>
              </w:rPr>
              <w:t>)</w:t>
            </w:r>
          </w:p>
        </w:tc>
        <w:tc>
          <w:tcPr>
            <w:tcW w:w="1840" w:type="pct"/>
          </w:tcPr>
          <w:p w14:paraId="3BC49C8F" w14:textId="77777777" w:rsidR="00DD64D2" w:rsidRPr="000F5A0E" w:rsidRDefault="00D97066" w:rsidP="00DD64D2">
            <w:pPr>
              <w:rPr>
                <w:sz w:val="20"/>
                <w:szCs w:val="20"/>
              </w:rPr>
            </w:pPr>
            <w:r w:rsidRPr="000F5A0E">
              <w:rPr>
                <w:sz w:val="20"/>
                <w:szCs w:val="20"/>
              </w:rPr>
              <w:t>1749</w:t>
            </w:r>
          </w:p>
        </w:tc>
        <w:tc>
          <w:tcPr>
            <w:tcW w:w="1965" w:type="pct"/>
          </w:tcPr>
          <w:p w14:paraId="00B6F6DD" w14:textId="77777777" w:rsidR="00DD64D2" w:rsidRPr="000F5A0E" w:rsidRDefault="00D97066" w:rsidP="00DD64D2">
            <w:pPr>
              <w:rPr>
                <w:sz w:val="20"/>
                <w:szCs w:val="20"/>
              </w:rPr>
            </w:pPr>
            <w:r w:rsidRPr="000F5A0E">
              <w:rPr>
                <w:sz w:val="20"/>
                <w:szCs w:val="20"/>
              </w:rPr>
              <w:t>1473</w:t>
            </w:r>
          </w:p>
        </w:tc>
      </w:tr>
      <w:tr w:rsidR="00DD64D2" w:rsidRPr="006333AF" w14:paraId="0FC8939C" w14:textId="77777777" w:rsidTr="00DD64D2">
        <w:tc>
          <w:tcPr>
            <w:tcW w:w="1195" w:type="pct"/>
          </w:tcPr>
          <w:p w14:paraId="76730DFE" w14:textId="77777777" w:rsidR="00DD64D2" w:rsidRPr="000F5A0E" w:rsidRDefault="00DD64D2" w:rsidP="00DD64D2">
            <w:pPr>
              <w:rPr>
                <w:sz w:val="20"/>
                <w:szCs w:val="20"/>
              </w:rPr>
            </w:pPr>
            <w:r w:rsidRPr="000F5A0E">
              <w:rPr>
                <w:sz w:val="20"/>
                <w:szCs w:val="20"/>
              </w:rPr>
              <w:t>CV of D</w:t>
            </w:r>
          </w:p>
        </w:tc>
        <w:tc>
          <w:tcPr>
            <w:tcW w:w="1840" w:type="pct"/>
          </w:tcPr>
          <w:p w14:paraId="36ECB25B" w14:textId="77777777" w:rsidR="00DD64D2" w:rsidRPr="000F5A0E" w:rsidRDefault="00A52D5D" w:rsidP="00DD64D2">
            <w:pPr>
              <w:rPr>
                <w:sz w:val="20"/>
                <w:szCs w:val="20"/>
              </w:rPr>
            </w:pPr>
            <w:r w:rsidRPr="000F5A0E">
              <w:rPr>
                <w:sz w:val="20"/>
                <w:szCs w:val="20"/>
              </w:rPr>
              <w:t>0.20</w:t>
            </w:r>
          </w:p>
        </w:tc>
        <w:tc>
          <w:tcPr>
            <w:tcW w:w="1965" w:type="pct"/>
          </w:tcPr>
          <w:p w14:paraId="318328FF" w14:textId="77777777" w:rsidR="00DD64D2" w:rsidRPr="000F5A0E" w:rsidRDefault="00D97066" w:rsidP="00DD64D2">
            <w:pPr>
              <w:rPr>
                <w:sz w:val="20"/>
                <w:szCs w:val="20"/>
              </w:rPr>
            </w:pPr>
            <w:r w:rsidRPr="000F5A0E">
              <w:rPr>
                <w:sz w:val="20"/>
                <w:szCs w:val="20"/>
              </w:rPr>
              <w:t>0.14</w:t>
            </w:r>
          </w:p>
        </w:tc>
      </w:tr>
      <w:tr w:rsidR="00DD64D2" w:rsidRPr="006333AF" w14:paraId="45DB3164" w14:textId="77777777" w:rsidTr="00DD64D2">
        <w:trPr>
          <w:trHeight w:val="611"/>
        </w:trPr>
        <w:tc>
          <w:tcPr>
            <w:tcW w:w="1195" w:type="pct"/>
          </w:tcPr>
          <w:p w14:paraId="1CD37A67" w14:textId="77777777" w:rsidR="00DD64D2" w:rsidRPr="000F5A0E" w:rsidRDefault="00DD64D2" w:rsidP="00DD64D2">
            <w:pPr>
              <w:rPr>
                <w:sz w:val="20"/>
                <w:szCs w:val="20"/>
              </w:rPr>
            </w:pPr>
            <w:r w:rsidRPr="000F5A0E">
              <w:rPr>
                <w:sz w:val="20"/>
                <w:szCs w:val="20"/>
              </w:rPr>
              <w:t>Judgement</w:t>
            </w:r>
          </w:p>
        </w:tc>
        <w:tc>
          <w:tcPr>
            <w:tcW w:w="1840" w:type="pct"/>
          </w:tcPr>
          <w:p w14:paraId="780B73C4" w14:textId="77777777" w:rsidR="00DD64D2" w:rsidRPr="000F5A0E" w:rsidRDefault="000F5A0E" w:rsidP="00DD64D2">
            <w:pPr>
              <w:rPr>
                <w:sz w:val="20"/>
                <w:szCs w:val="20"/>
              </w:rPr>
            </w:pPr>
            <w:r w:rsidRPr="000F5A0E">
              <w:rPr>
                <w:sz w:val="20"/>
                <w:szCs w:val="20"/>
              </w:rPr>
              <w:t>Weird shape</w:t>
            </w:r>
          </w:p>
        </w:tc>
        <w:tc>
          <w:tcPr>
            <w:tcW w:w="1965" w:type="pct"/>
          </w:tcPr>
          <w:p w14:paraId="6A6528CD" w14:textId="77777777" w:rsidR="00DD64D2" w:rsidRPr="000F5A0E" w:rsidRDefault="00D97066" w:rsidP="00DD64D2">
            <w:pPr>
              <w:rPr>
                <w:sz w:val="20"/>
                <w:szCs w:val="20"/>
              </w:rPr>
            </w:pPr>
            <w:r w:rsidRPr="000F5A0E">
              <w:rPr>
                <w:sz w:val="20"/>
                <w:szCs w:val="20"/>
              </w:rPr>
              <w:t>Good shape and fit</w:t>
            </w:r>
          </w:p>
        </w:tc>
      </w:tr>
      <w:tr w:rsidR="00DD64D2" w:rsidRPr="006333AF" w14:paraId="3B4E17A9" w14:textId="77777777" w:rsidTr="00DD64D2">
        <w:tc>
          <w:tcPr>
            <w:tcW w:w="1195" w:type="pct"/>
          </w:tcPr>
          <w:p w14:paraId="050298E8" w14:textId="77777777" w:rsidR="00DD64D2" w:rsidRPr="000F5A0E" w:rsidRDefault="00DD64D2" w:rsidP="00DD64D2">
            <w:pPr>
              <w:rPr>
                <w:sz w:val="20"/>
                <w:szCs w:val="20"/>
              </w:rPr>
            </w:pPr>
            <w:r w:rsidRPr="000F5A0E">
              <w:rPr>
                <w:sz w:val="20"/>
                <w:szCs w:val="20"/>
              </w:rPr>
              <w:t>X</w:t>
            </w:r>
            <w:r w:rsidRPr="000F5A0E">
              <w:rPr>
                <w:sz w:val="20"/>
                <w:szCs w:val="20"/>
                <w:vertAlign w:val="superscript"/>
              </w:rPr>
              <w:t>2</w:t>
            </w:r>
            <w:r w:rsidRPr="000F5A0E">
              <w:rPr>
                <w:sz w:val="20"/>
                <w:szCs w:val="20"/>
              </w:rPr>
              <w:t xml:space="preserve"> P-value</w:t>
            </w:r>
          </w:p>
        </w:tc>
        <w:tc>
          <w:tcPr>
            <w:tcW w:w="1840" w:type="pct"/>
          </w:tcPr>
          <w:p w14:paraId="4FB0AC03" w14:textId="77777777" w:rsidR="00DD64D2" w:rsidRPr="000F5A0E" w:rsidRDefault="000F5A0E" w:rsidP="00DD64D2">
            <w:pPr>
              <w:rPr>
                <w:sz w:val="20"/>
                <w:szCs w:val="20"/>
              </w:rPr>
            </w:pPr>
            <w:r w:rsidRPr="000F5A0E">
              <w:rPr>
                <w:sz w:val="20"/>
                <w:szCs w:val="20"/>
              </w:rPr>
              <w:t>No test possible</w:t>
            </w:r>
          </w:p>
        </w:tc>
        <w:tc>
          <w:tcPr>
            <w:tcW w:w="1965" w:type="pct"/>
          </w:tcPr>
          <w:p w14:paraId="47C3BD9D" w14:textId="77777777" w:rsidR="00DD64D2" w:rsidRPr="000F5A0E" w:rsidRDefault="00D97066" w:rsidP="00DD64D2">
            <w:pPr>
              <w:rPr>
                <w:sz w:val="20"/>
                <w:szCs w:val="20"/>
              </w:rPr>
            </w:pPr>
            <w:r w:rsidRPr="000F5A0E">
              <w:rPr>
                <w:sz w:val="20"/>
                <w:szCs w:val="20"/>
              </w:rPr>
              <w:t>0.06</w:t>
            </w:r>
          </w:p>
        </w:tc>
      </w:tr>
      <w:tr w:rsidR="00DD64D2" w:rsidRPr="006333AF" w14:paraId="609E4A77" w14:textId="77777777" w:rsidTr="00DD64D2">
        <w:trPr>
          <w:trHeight w:val="272"/>
        </w:trPr>
        <w:tc>
          <w:tcPr>
            <w:tcW w:w="1195" w:type="pct"/>
          </w:tcPr>
          <w:p w14:paraId="3DEE9040" w14:textId="77777777" w:rsidR="00DD64D2" w:rsidRPr="000F5A0E" w:rsidRDefault="00DD64D2" w:rsidP="00DD64D2">
            <w:pPr>
              <w:rPr>
                <w:sz w:val="20"/>
                <w:szCs w:val="20"/>
              </w:rPr>
            </w:pPr>
            <w:r w:rsidRPr="000F5A0E">
              <w:rPr>
                <w:sz w:val="20"/>
                <w:szCs w:val="20"/>
              </w:rPr>
              <w:t># parameters</w:t>
            </w:r>
          </w:p>
        </w:tc>
        <w:tc>
          <w:tcPr>
            <w:tcW w:w="1840" w:type="pct"/>
          </w:tcPr>
          <w:p w14:paraId="0420C9A3" w14:textId="77777777" w:rsidR="00DD64D2" w:rsidRPr="000F5A0E" w:rsidRDefault="00A52D5D" w:rsidP="00DD64D2">
            <w:pPr>
              <w:rPr>
                <w:sz w:val="20"/>
                <w:szCs w:val="20"/>
              </w:rPr>
            </w:pPr>
            <w:r w:rsidRPr="000F5A0E">
              <w:rPr>
                <w:sz w:val="20"/>
                <w:szCs w:val="20"/>
              </w:rPr>
              <w:t>4</w:t>
            </w:r>
          </w:p>
        </w:tc>
        <w:tc>
          <w:tcPr>
            <w:tcW w:w="1965" w:type="pct"/>
          </w:tcPr>
          <w:p w14:paraId="78E41248" w14:textId="77777777" w:rsidR="00DD64D2" w:rsidRPr="000F5A0E" w:rsidRDefault="00DD64D2" w:rsidP="00DD64D2">
            <w:pPr>
              <w:rPr>
                <w:sz w:val="20"/>
                <w:szCs w:val="20"/>
              </w:rPr>
            </w:pPr>
            <w:r w:rsidRPr="000F5A0E">
              <w:rPr>
                <w:sz w:val="20"/>
                <w:szCs w:val="20"/>
              </w:rPr>
              <w:t>1</w:t>
            </w:r>
          </w:p>
        </w:tc>
      </w:tr>
      <w:tr w:rsidR="00A52D5D" w:rsidRPr="002C4312" w14:paraId="27657561" w14:textId="77777777" w:rsidTr="00DD64D2">
        <w:tc>
          <w:tcPr>
            <w:tcW w:w="1195" w:type="pct"/>
          </w:tcPr>
          <w:p w14:paraId="339BB03E" w14:textId="77777777" w:rsidR="00A52D5D" w:rsidRPr="000F5A0E" w:rsidRDefault="00A52D5D" w:rsidP="00A52D5D">
            <w:pPr>
              <w:rPr>
                <w:sz w:val="20"/>
                <w:szCs w:val="20"/>
              </w:rPr>
            </w:pPr>
            <w:r w:rsidRPr="000F5A0E">
              <w:rPr>
                <w:sz w:val="20"/>
                <w:szCs w:val="20"/>
              </w:rPr>
              <w:t>warnings</w:t>
            </w:r>
          </w:p>
        </w:tc>
        <w:tc>
          <w:tcPr>
            <w:tcW w:w="1840" w:type="pct"/>
          </w:tcPr>
          <w:p w14:paraId="76C4FB69" w14:textId="77777777" w:rsidR="00A52D5D" w:rsidRPr="000F5A0E" w:rsidRDefault="00A52D5D" w:rsidP="00A52D5D">
            <w:pPr>
              <w:rPr>
                <w:sz w:val="20"/>
                <w:szCs w:val="20"/>
              </w:rPr>
            </w:pPr>
            <w:r w:rsidRPr="000F5A0E">
              <w:rPr>
                <w:sz w:val="20"/>
                <w:szCs w:val="20"/>
              </w:rPr>
              <w:t>Parameters are being constrained to monotonicity</w:t>
            </w:r>
            <w:r w:rsidR="00D97066" w:rsidRPr="000F5A0E">
              <w:rPr>
                <w:sz w:val="20"/>
                <w:szCs w:val="20"/>
              </w:rPr>
              <w:t>;  Number adjustment parameters allowed limited</w:t>
            </w:r>
          </w:p>
        </w:tc>
        <w:tc>
          <w:tcPr>
            <w:tcW w:w="1965" w:type="pct"/>
          </w:tcPr>
          <w:p w14:paraId="7DEDD085" w14:textId="77777777" w:rsidR="00A52D5D" w:rsidRPr="000F5A0E" w:rsidRDefault="00A52D5D" w:rsidP="00A52D5D">
            <w:pPr>
              <w:rPr>
                <w:sz w:val="20"/>
                <w:szCs w:val="20"/>
              </w:rPr>
            </w:pPr>
            <w:r w:rsidRPr="000F5A0E">
              <w:rPr>
                <w:sz w:val="20"/>
                <w:szCs w:val="20"/>
              </w:rPr>
              <w:t>Number adjustment parameters allowed limited</w:t>
            </w:r>
          </w:p>
        </w:tc>
      </w:tr>
    </w:tbl>
    <w:p w14:paraId="7A54D5D6" w14:textId="77777777" w:rsidR="00DC72AC" w:rsidRPr="006333AF" w:rsidRDefault="00DC72AC" w:rsidP="006333AF">
      <w:pPr>
        <w:rPr>
          <w:b/>
        </w:rPr>
      </w:pPr>
      <w:r w:rsidRPr="006333AF">
        <w:rPr>
          <w:b/>
        </w:rPr>
        <w:lastRenderedPageBreak/>
        <w:t xml:space="preserve">Appendix 3. Analysis 3 for SAFE, includes all adults and subadults ≥ 340 mm. The preferred model for the SAFE has no binning or truncation (Appendix </w:t>
      </w:r>
      <w:r w:rsidR="006333AF" w:rsidRPr="006333AF">
        <w:rPr>
          <w:b/>
        </w:rPr>
        <w:t>3</w:t>
      </w:r>
      <w:r w:rsidRPr="006333AF">
        <w:rPr>
          <w:b/>
        </w:rPr>
        <w:t xml:space="preserve">.A.). </w:t>
      </w:r>
    </w:p>
    <w:tbl>
      <w:tblPr>
        <w:tblStyle w:val="TableGrid"/>
        <w:tblW w:w="5000" w:type="pct"/>
        <w:tblLook w:val="04A0" w:firstRow="1" w:lastRow="0" w:firstColumn="1" w:lastColumn="0" w:noHBand="0" w:noVBand="1"/>
      </w:tblPr>
      <w:tblGrid>
        <w:gridCol w:w="2203"/>
        <w:gridCol w:w="3914"/>
        <w:gridCol w:w="3233"/>
      </w:tblGrid>
      <w:tr w:rsidR="00DC72AC" w:rsidRPr="006333AF" w14:paraId="4587CD5A" w14:textId="77777777" w:rsidTr="00DC72AC">
        <w:tc>
          <w:tcPr>
            <w:tcW w:w="5000" w:type="pct"/>
            <w:gridSpan w:val="3"/>
          </w:tcPr>
          <w:p w14:paraId="239C7D83" w14:textId="77777777" w:rsidR="00DC72AC" w:rsidRPr="006333AF" w:rsidRDefault="00DC72AC" w:rsidP="006333AF">
            <w:pPr>
              <w:rPr>
                <w:b/>
                <w:sz w:val="20"/>
                <w:szCs w:val="20"/>
              </w:rPr>
            </w:pPr>
            <w:r w:rsidRPr="006333AF">
              <w:rPr>
                <w:b/>
                <w:i/>
              </w:rPr>
              <w:t>Appendix 3.A. No binning or truncation, 157 observations, width 15</w:t>
            </w:r>
          </w:p>
        </w:tc>
      </w:tr>
      <w:tr w:rsidR="00DC72AC" w:rsidRPr="006333AF" w14:paraId="2C6AF0DA" w14:textId="77777777" w:rsidTr="00DC72AC">
        <w:tc>
          <w:tcPr>
            <w:tcW w:w="1178" w:type="pct"/>
          </w:tcPr>
          <w:p w14:paraId="05DDC978" w14:textId="77777777" w:rsidR="00DC72AC" w:rsidRPr="006333AF" w:rsidRDefault="00DC72AC" w:rsidP="006333AF">
            <w:pPr>
              <w:rPr>
                <w:sz w:val="20"/>
                <w:szCs w:val="20"/>
              </w:rPr>
            </w:pPr>
          </w:p>
        </w:tc>
        <w:tc>
          <w:tcPr>
            <w:tcW w:w="2093" w:type="pct"/>
          </w:tcPr>
          <w:p w14:paraId="2886B6EB" w14:textId="77777777" w:rsidR="00DC72AC" w:rsidRPr="006333AF" w:rsidRDefault="00DC72AC" w:rsidP="006333AF">
            <w:pPr>
              <w:rPr>
                <w:b/>
                <w:sz w:val="20"/>
                <w:szCs w:val="20"/>
              </w:rPr>
            </w:pPr>
            <w:r w:rsidRPr="006333AF">
              <w:rPr>
                <w:b/>
                <w:sz w:val="20"/>
                <w:szCs w:val="20"/>
              </w:rPr>
              <w:t>Hazard rate cosine</w:t>
            </w:r>
          </w:p>
        </w:tc>
        <w:tc>
          <w:tcPr>
            <w:tcW w:w="1729" w:type="pct"/>
          </w:tcPr>
          <w:p w14:paraId="5324234C" w14:textId="77777777" w:rsidR="00DC72AC" w:rsidRPr="006333AF" w:rsidRDefault="00DC72AC" w:rsidP="006333AF">
            <w:pPr>
              <w:rPr>
                <w:b/>
                <w:sz w:val="20"/>
                <w:szCs w:val="20"/>
              </w:rPr>
            </w:pPr>
            <w:r w:rsidRPr="006333AF">
              <w:rPr>
                <w:b/>
                <w:sz w:val="20"/>
                <w:szCs w:val="20"/>
              </w:rPr>
              <w:t>Half normal cosine</w:t>
            </w:r>
          </w:p>
        </w:tc>
      </w:tr>
      <w:tr w:rsidR="00DC72AC" w:rsidRPr="006333AF" w14:paraId="3DB7C3E0" w14:textId="77777777" w:rsidTr="00DC72AC">
        <w:tc>
          <w:tcPr>
            <w:tcW w:w="1178" w:type="pct"/>
          </w:tcPr>
          <w:p w14:paraId="1DA6B7A9" w14:textId="77777777" w:rsidR="00DC72AC" w:rsidRPr="006333AF" w:rsidRDefault="00DC72AC" w:rsidP="006333AF">
            <w:pPr>
              <w:rPr>
                <w:sz w:val="20"/>
                <w:szCs w:val="20"/>
              </w:rPr>
            </w:pPr>
            <w:r w:rsidRPr="006333AF">
              <w:rPr>
                <w:sz w:val="20"/>
                <w:szCs w:val="20"/>
              </w:rPr>
              <w:t>AIC</w:t>
            </w:r>
          </w:p>
        </w:tc>
        <w:tc>
          <w:tcPr>
            <w:tcW w:w="2093" w:type="pct"/>
          </w:tcPr>
          <w:p w14:paraId="1FE0876B" w14:textId="77777777" w:rsidR="00DC72AC" w:rsidRPr="006333AF" w:rsidRDefault="00DC72AC" w:rsidP="006333AF">
            <w:pPr>
              <w:rPr>
                <w:sz w:val="20"/>
                <w:szCs w:val="20"/>
              </w:rPr>
            </w:pPr>
            <w:r w:rsidRPr="006333AF">
              <w:rPr>
                <w:sz w:val="20"/>
                <w:szCs w:val="20"/>
              </w:rPr>
              <w:t>783</w:t>
            </w:r>
          </w:p>
        </w:tc>
        <w:tc>
          <w:tcPr>
            <w:tcW w:w="1729" w:type="pct"/>
          </w:tcPr>
          <w:p w14:paraId="03B7D01E" w14:textId="77777777" w:rsidR="00DC72AC" w:rsidRPr="006333AF" w:rsidRDefault="00DC72AC" w:rsidP="006333AF">
            <w:pPr>
              <w:rPr>
                <w:sz w:val="20"/>
                <w:szCs w:val="20"/>
              </w:rPr>
            </w:pPr>
            <w:r w:rsidRPr="006333AF">
              <w:rPr>
                <w:sz w:val="20"/>
                <w:szCs w:val="20"/>
              </w:rPr>
              <w:t>784</w:t>
            </w:r>
          </w:p>
        </w:tc>
      </w:tr>
      <w:tr w:rsidR="00DC72AC" w:rsidRPr="006333AF" w14:paraId="731F7273" w14:textId="77777777" w:rsidTr="00DC72AC">
        <w:tc>
          <w:tcPr>
            <w:tcW w:w="1178" w:type="pct"/>
          </w:tcPr>
          <w:p w14:paraId="4DE22BF6"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2093" w:type="pct"/>
          </w:tcPr>
          <w:p w14:paraId="78BD500F" w14:textId="77777777" w:rsidR="00DC72AC" w:rsidRPr="006333AF" w:rsidRDefault="00DC72AC" w:rsidP="006333AF">
            <w:pPr>
              <w:rPr>
                <w:sz w:val="20"/>
                <w:szCs w:val="20"/>
              </w:rPr>
            </w:pPr>
            <w:r w:rsidRPr="006333AF">
              <w:rPr>
                <w:sz w:val="20"/>
                <w:szCs w:val="20"/>
              </w:rPr>
              <w:t>1131</w:t>
            </w:r>
          </w:p>
        </w:tc>
        <w:tc>
          <w:tcPr>
            <w:tcW w:w="1729" w:type="pct"/>
          </w:tcPr>
          <w:p w14:paraId="11B54B89" w14:textId="77777777" w:rsidR="00DC72AC" w:rsidRPr="006333AF" w:rsidRDefault="00DC72AC" w:rsidP="006333AF">
            <w:pPr>
              <w:rPr>
                <w:sz w:val="20"/>
                <w:szCs w:val="20"/>
              </w:rPr>
            </w:pPr>
            <w:r w:rsidRPr="006333AF">
              <w:rPr>
                <w:sz w:val="20"/>
                <w:szCs w:val="20"/>
              </w:rPr>
              <w:t>1073</w:t>
            </w:r>
          </w:p>
        </w:tc>
      </w:tr>
      <w:tr w:rsidR="00DC72AC" w:rsidRPr="006333AF" w14:paraId="41CBCA8A" w14:textId="77777777" w:rsidTr="00DC72AC">
        <w:tc>
          <w:tcPr>
            <w:tcW w:w="1178" w:type="pct"/>
          </w:tcPr>
          <w:p w14:paraId="1876A203"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2093" w:type="pct"/>
          </w:tcPr>
          <w:p w14:paraId="1A3206DD" w14:textId="77777777" w:rsidR="00DC72AC" w:rsidRPr="006333AF" w:rsidRDefault="00DC72AC" w:rsidP="006333AF">
            <w:pPr>
              <w:rPr>
                <w:sz w:val="20"/>
                <w:szCs w:val="20"/>
              </w:rPr>
            </w:pPr>
            <w:r w:rsidRPr="006333AF">
              <w:rPr>
                <w:sz w:val="20"/>
                <w:szCs w:val="20"/>
              </w:rPr>
              <w:t>828</w:t>
            </w:r>
          </w:p>
        </w:tc>
        <w:tc>
          <w:tcPr>
            <w:tcW w:w="1729" w:type="pct"/>
          </w:tcPr>
          <w:p w14:paraId="0C3E017D" w14:textId="77777777" w:rsidR="00DC72AC" w:rsidRPr="006333AF" w:rsidRDefault="00DC72AC" w:rsidP="006333AF">
            <w:pPr>
              <w:rPr>
                <w:sz w:val="20"/>
                <w:szCs w:val="20"/>
              </w:rPr>
            </w:pPr>
            <w:r w:rsidRPr="006333AF">
              <w:rPr>
                <w:sz w:val="20"/>
                <w:szCs w:val="20"/>
              </w:rPr>
              <w:t>813</w:t>
            </w:r>
          </w:p>
        </w:tc>
      </w:tr>
      <w:tr w:rsidR="00DC72AC" w:rsidRPr="006333AF" w14:paraId="154EF362" w14:textId="77777777" w:rsidTr="00DC72AC">
        <w:tc>
          <w:tcPr>
            <w:tcW w:w="1178" w:type="pct"/>
          </w:tcPr>
          <w:p w14:paraId="4225D777"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2093" w:type="pct"/>
          </w:tcPr>
          <w:p w14:paraId="40C7C713" w14:textId="77777777" w:rsidR="00DC72AC" w:rsidRPr="006333AF" w:rsidRDefault="00DC72AC" w:rsidP="006333AF">
            <w:pPr>
              <w:rPr>
                <w:sz w:val="20"/>
                <w:szCs w:val="20"/>
              </w:rPr>
            </w:pPr>
            <w:r w:rsidRPr="006333AF">
              <w:rPr>
                <w:sz w:val="20"/>
                <w:szCs w:val="20"/>
              </w:rPr>
              <w:t>1545</w:t>
            </w:r>
          </w:p>
        </w:tc>
        <w:tc>
          <w:tcPr>
            <w:tcW w:w="1729" w:type="pct"/>
          </w:tcPr>
          <w:p w14:paraId="4B2CEB62" w14:textId="77777777" w:rsidR="00DC72AC" w:rsidRPr="006333AF" w:rsidRDefault="00DC72AC" w:rsidP="006333AF">
            <w:pPr>
              <w:rPr>
                <w:sz w:val="20"/>
                <w:szCs w:val="20"/>
              </w:rPr>
            </w:pPr>
            <w:r w:rsidRPr="006333AF">
              <w:rPr>
                <w:sz w:val="20"/>
                <w:szCs w:val="20"/>
              </w:rPr>
              <w:t>1416</w:t>
            </w:r>
          </w:p>
        </w:tc>
      </w:tr>
      <w:tr w:rsidR="00DC72AC" w:rsidRPr="006333AF" w14:paraId="6BA05DD3" w14:textId="77777777" w:rsidTr="00DC72AC">
        <w:tc>
          <w:tcPr>
            <w:tcW w:w="1178" w:type="pct"/>
          </w:tcPr>
          <w:p w14:paraId="10DBB5D8" w14:textId="77777777" w:rsidR="00DC72AC" w:rsidRPr="006333AF" w:rsidRDefault="00DC72AC" w:rsidP="006333AF">
            <w:pPr>
              <w:rPr>
                <w:sz w:val="20"/>
                <w:szCs w:val="20"/>
              </w:rPr>
            </w:pPr>
            <w:r w:rsidRPr="006333AF">
              <w:rPr>
                <w:sz w:val="20"/>
                <w:szCs w:val="20"/>
              </w:rPr>
              <w:t>CV of D</w:t>
            </w:r>
          </w:p>
        </w:tc>
        <w:tc>
          <w:tcPr>
            <w:tcW w:w="2093" w:type="pct"/>
          </w:tcPr>
          <w:p w14:paraId="57DBDEA2" w14:textId="77777777" w:rsidR="00DC72AC" w:rsidRPr="006333AF" w:rsidRDefault="00DC72AC" w:rsidP="006333AF">
            <w:pPr>
              <w:rPr>
                <w:sz w:val="20"/>
                <w:szCs w:val="20"/>
              </w:rPr>
            </w:pPr>
            <w:r w:rsidRPr="006333AF">
              <w:rPr>
                <w:sz w:val="20"/>
                <w:szCs w:val="20"/>
              </w:rPr>
              <w:t>0.16</w:t>
            </w:r>
          </w:p>
        </w:tc>
        <w:tc>
          <w:tcPr>
            <w:tcW w:w="1729" w:type="pct"/>
          </w:tcPr>
          <w:p w14:paraId="28F8CB6A" w14:textId="77777777" w:rsidR="00DC72AC" w:rsidRPr="006333AF" w:rsidRDefault="00DC72AC" w:rsidP="006333AF">
            <w:pPr>
              <w:rPr>
                <w:sz w:val="20"/>
                <w:szCs w:val="20"/>
              </w:rPr>
            </w:pPr>
            <w:r w:rsidRPr="006333AF">
              <w:rPr>
                <w:sz w:val="20"/>
                <w:szCs w:val="20"/>
              </w:rPr>
              <w:t>0.14</w:t>
            </w:r>
          </w:p>
        </w:tc>
      </w:tr>
      <w:tr w:rsidR="00DC72AC" w:rsidRPr="006333AF" w14:paraId="4C0E70FA" w14:textId="77777777" w:rsidTr="00DC72AC">
        <w:trPr>
          <w:trHeight w:val="656"/>
        </w:trPr>
        <w:tc>
          <w:tcPr>
            <w:tcW w:w="1178" w:type="pct"/>
          </w:tcPr>
          <w:p w14:paraId="023C49F6" w14:textId="77777777" w:rsidR="00DC72AC" w:rsidRPr="006333AF" w:rsidRDefault="00DC72AC" w:rsidP="006333AF">
            <w:pPr>
              <w:rPr>
                <w:sz w:val="20"/>
                <w:szCs w:val="20"/>
              </w:rPr>
            </w:pPr>
            <w:r w:rsidRPr="006333AF">
              <w:rPr>
                <w:sz w:val="20"/>
                <w:szCs w:val="20"/>
              </w:rPr>
              <w:t>Judgement</w:t>
            </w:r>
          </w:p>
        </w:tc>
        <w:tc>
          <w:tcPr>
            <w:tcW w:w="2093" w:type="pct"/>
          </w:tcPr>
          <w:p w14:paraId="5DEE21D4" w14:textId="77777777" w:rsidR="00DC72AC" w:rsidRPr="006333AF" w:rsidRDefault="00DC72AC" w:rsidP="006333AF">
            <w:pPr>
              <w:rPr>
                <w:sz w:val="20"/>
                <w:szCs w:val="20"/>
              </w:rPr>
            </w:pPr>
            <w:r w:rsidRPr="006333AF">
              <w:rPr>
                <w:sz w:val="20"/>
                <w:szCs w:val="20"/>
              </w:rPr>
              <w:t>Unrealistic shape</w:t>
            </w:r>
          </w:p>
        </w:tc>
        <w:tc>
          <w:tcPr>
            <w:tcW w:w="1729" w:type="pct"/>
          </w:tcPr>
          <w:p w14:paraId="1394BC74" w14:textId="77777777" w:rsidR="00DC72AC" w:rsidRPr="006333AF" w:rsidRDefault="00DC72AC" w:rsidP="006333AF">
            <w:pPr>
              <w:rPr>
                <w:sz w:val="20"/>
                <w:szCs w:val="20"/>
              </w:rPr>
            </w:pPr>
            <w:r w:rsidRPr="006333AF">
              <w:rPr>
                <w:sz w:val="20"/>
                <w:szCs w:val="20"/>
              </w:rPr>
              <w:t>Good fit and shape but not much shoulder</w:t>
            </w:r>
          </w:p>
        </w:tc>
      </w:tr>
      <w:tr w:rsidR="00DC72AC" w:rsidRPr="006333AF" w14:paraId="22E50956" w14:textId="77777777" w:rsidTr="00DC72AC">
        <w:tc>
          <w:tcPr>
            <w:tcW w:w="1178" w:type="pct"/>
          </w:tcPr>
          <w:p w14:paraId="6111018F"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2093" w:type="pct"/>
          </w:tcPr>
          <w:p w14:paraId="6475A383" w14:textId="77777777" w:rsidR="00DC72AC" w:rsidRPr="006333AF" w:rsidRDefault="00DC72AC" w:rsidP="006333AF">
            <w:pPr>
              <w:rPr>
                <w:sz w:val="20"/>
                <w:szCs w:val="20"/>
              </w:rPr>
            </w:pPr>
            <w:r w:rsidRPr="006333AF">
              <w:rPr>
                <w:sz w:val="20"/>
                <w:szCs w:val="20"/>
              </w:rPr>
              <w:t>0.66 (1.83 ft bins), 0.53 (1.22 ft bins), 0.22 (0.82 ft bins)</w:t>
            </w:r>
          </w:p>
        </w:tc>
        <w:tc>
          <w:tcPr>
            <w:tcW w:w="1729" w:type="pct"/>
          </w:tcPr>
          <w:p w14:paraId="100ECD42" w14:textId="77777777" w:rsidR="00DC72AC" w:rsidRPr="006333AF" w:rsidRDefault="00DC72AC" w:rsidP="006333AF">
            <w:pPr>
              <w:rPr>
                <w:sz w:val="20"/>
                <w:szCs w:val="20"/>
              </w:rPr>
            </w:pPr>
            <w:r w:rsidRPr="006333AF">
              <w:rPr>
                <w:sz w:val="20"/>
                <w:szCs w:val="20"/>
              </w:rPr>
              <w:t>0.40 (1.83 ft bins), 0.24 (1.22 ft bins), 0.12 (0.82 ft bins)</w:t>
            </w:r>
          </w:p>
        </w:tc>
      </w:tr>
      <w:tr w:rsidR="00DC72AC" w:rsidRPr="006333AF" w14:paraId="79C57D6B" w14:textId="77777777" w:rsidTr="00DC72AC">
        <w:tc>
          <w:tcPr>
            <w:tcW w:w="1178" w:type="pct"/>
          </w:tcPr>
          <w:p w14:paraId="47A3F019" w14:textId="77777777" w:rsidR="00DC72AC" w:rsidRPr="006333AF" w:rsidRDefault="00DC72AC" w:rsidP="006333AF">
            <w:pPr>
              <w:rPr>
                <w:sz w:val="20"/>
                <w:szCs w:val="20"/>
              </w:rPr>
            </w:pPr>
            <w:r w:rsidRPr="006333AF">
              <w:rPr>
                <w:sz w:val="20"/>
                <w:szCs w:val="20"/>
              </w:rPr>
              <w:t># parameters</w:t>
            </w:r>
          </w:p>
        </w:tc>
        <w:tc>
          <w:tcPr>
            <w:tcW w:w="2093" w:type="pct"/>
          </w:tcPr>
          <w:p w14:paraId="773ED056" w14:textId="77777777" w:rsidR="00DC72AC" w:rsidRPr="006333AF" w:rsidRDefault="00DC72AC" w:rsidP="006333AF">
            <w:pPr>
              <w:rPr>
                <w:sz w:val="20"/>
                <w:szCs w:val="20"/>
              </w:rPr>
            </w:pPr>
            <w:r w:rsidRPr="006333AF">
              <w:rPr>
                <w:sz w:val="20"/>
                <w:szCs w:val="20"/>
              </w:rPr>
              <w:t>Good fit</w:t>
            </w:r>
          </w:p>
        </w:tc>
        <w:tc>
          <w:tcPr>
            <w:tcW w:w="1729" w:type="pct"/>
          </w:tcPr>
          <w:p w14:paraId="3FCB6A9A" w14:textId="77777777" w:rsidR="00DC72AC" w:rsidRPr="006333AF" w:rsidRDefault="00DC72AC" w:rsidP="006333AF">
            <w:pPr>
              <w:rPr>
                <w:sz w:val="20"/>
                <w:szCs w:val="20"/>
              </w:rPr>
            </w:pPr>
            <w:r w:rsidRPr="006333AF">
              <w:rPr>
                <w:sz w:val="20"/>
                <w:szCs w:val="20"/>
              </w:rPr>
              <w:t>1</w:t>
            </w:r>
          </w:p>
        </w:tc>
      </w:tr>
      <w:tr w:rsidR="00DC72AC" w:rsidRPr="006333AF" w14:paraId="66778E1A" w14:textId="77777777" w:rsidTr="00DC72AC">
        <w:tc>
          <w:tcPr>
            <w:tcW w:w="1178" w:type="pct"/>
          </w:tcPr>
          <w:p w14:paraId="28696C28" w14:textId="77777777" w:rsidR="00DC72AC" w:rsidRPr="006333AF" w:rsidRDefault="00DC72AC" w:rsidP="006333AF">
            <w:pPr>
              <w:rPr>
                <w:sz w:val="20"/>
                <w:szCs w:val="20"/>
              </w:rPr>
            </w:pPr>
            <w:r w:rsidRPr="006333AF">
              <w:rPr>
                <w:sz w:val="20"/>
                <w:szCs w:val="20"/>
              </w:rPr>
              <w:t>Q-q plot</w:t>
            </w:r>
          </w:p>
        </w:tc>
        <w:tc>
          <w:tcPr>
            <w:tcW w:w="2093" w:type="pct"/>
          </w:tcPr>
          <w:p w14:paraId="6F66FECA" w14:textId="77777777" w:rsidR="00DC72AC" w:rsidRPr="006333AF" w:rsidRDefault="00DC72AC" w:rsidP="006333AF">
            <w:pPr>
              <w:rPr>
                <w:sz w:val="20"/>
                <w:szCs w:val="20"/>
              </w:rPr>
            </w:pPr>
            <w:r w:rsidRPr="006333AF">
              <w:rPr>
                <w:sz w:val="20"/>
                <w:szCs w:val="20"/>
              </w:rPr>
              <w:t>Some deviation in middle and beginning</w:t>
            </w:r>
          </w:p>
        </w:tc>
        <w:tc>
          <w:tcPr>
            <w:tcW w:w="1729" w:type="pct"/>
          </w:tcPr>
          <w:p w14:paraId="5D49776E" w14:textId="77777777" w:rsidR="00DC72AC" w:rsidRPr="006333AF" w:rsidRDefault="00DC72AC" w:rsidP="006333AF">
            <w:pPr>
              <w:rPr>
                <w:sz w:val="20"/>
                <w:szCs w:val="20"/>
              </w:rPr>
            </w:pPr>
            <w:r w:rsidRPr="006333AF">
              <w:rPr>
                <w:sz w:val="20"/>
                <w:szCs w:val="20"/>
              </w:rPr>
              <w:t xml:space="preserve">Some deviation </w:t>
            </w:r>
          </w:p>
        </w:tc>
      </w:tr>
      <w:tr w:rsidR="00DC72AC" w:rsidRPr="006333AF" w14:paraId="2CB5B7C7" w14:textId="77777777" w:rsidTr="00DC72AC">
        <w:tc>
          <w:tcPr>
            <w:tcW w:w="1178" w:type="pct"/>
          </w:tcPr>
          <w:p w14:paraId="13935ECE" w14:textId="77777777" w:rsidR="00DC72AC" w:rsidRPr="006333AF" w:rsidRDefault="00DC72AC" w:rsidP="006333AF">
            <w:pPr>
              <w:rPr>
                <w:sz w:val="20"/>
                <w:szCs w:val="20"/>
              </w:rPr>
            </w:pPr>
            <w:r w:rsidRPr="006333AF">
              <w:rPr>
                <w:sz w:val="20"/>
                <w:szCs w:val="20"/>
              </w:rPr>
              <w:t>K-S P-value</w:t>
            </w:r>
          </w:p>
        </w:tc>
        <w:tc>
          <w:tcPr>
            <w:tcW w:w="2093" w:type="pct"/>
          </w:tcPr>
          <w:p w14:paraId="17A8B2C5" w14:textId="77777777" w:rsidR="00DC72AC" w:rsidRPr="006333AF" w:rsidRDefault="00DC72AC" w:rsidP="006333AF">
            <w:pPr>
              <w:rPr>
                <w:sz w:val="20"/>
                <w:szCs w:val="20"/>
              </w:rPr>
            </w:pPr>
            <w:r w:rsidRPr="006333AF">
              <w:rPr>
                <w:sz w:val="20"/>
                <w:szCs w:val="20"/>
              </w:rPr>
              <w:t>0.95</w:t>
            </w:r>
          </w:p>
        </w:tc>
        <w:tc>
          <w:tcPr>
            <w:tcW w:w="1729" w:type="pct"/>
          </w:tcPr>
          <w:p w14:paraId="3DDEF04E" w14:textId="77777777" w:rsidR="00DC72AC" w:rsidRPr="006333AF" w:rsidRDefault="00DC72AC" w:rsidP="006333AF">
            <w:pPr>
              <w:rPr>
                <w:sz w:val="20"/>
                <w:szCs w:val="20"/>
              </w:rPr>
            </w:pPr>
            <w:r w:rsidRPr="006333AF">
              <w:rPr>
                <w:sz w:val="20"/>
                <w:szCs w:val="20"/>
              </w:rPr>
              <w:t>0.81</w:t>
            </w:r>
          </w:p>
        </w:tc>
      </w:tr>
      <w:tr w:rsidR="00DC72AC" w:rsidRPr="006333AF" w14:paraId="7E9E7CA0" w14:textId="77777777" w:rsidTr="00DC72AC">
        <w:tc>
          <w:tcPr>
            <w:tcW w:w="1178" w:type="pct"/>
          </w:tcPr>
          <w:p w14:paraId="52582628" w14:textId="77777777" w:rsidR="00DC72AC" w:rsidRPr="006333AF" w:rsidRDefault="00DC72AC" w:rsidP="006333AF">
            <w:pPr>
              <w:rPr>
                <w:sz w:val="20"/>
                <w:szCs w:val="20"/>
              </w:rPr>
            </w:pPr>
            <w:r w:rsidRPr="006333AF">
              <w:rPr>
                <w:sz w:val="20"/>
                <w:szCs w:val="20"/>
              </w:rPr>
              <w:t>warnings</w:t>
            </w:r>
          </w:p>
        </w:tc>
        <w:tc>
          <w:tcPr>
            <w:tcW w:w="2093" w:type="pct"/>
          </w:tcPr>
          <w:p w14:paraId="1ABCB6B5" w14:textId="77777777" w:rsidR="00DC72AC" w:rsidRPr="006333AF" w:rsidRDefault="00DC72AC" w:rsidP="006333AF">
            <w:pPr>
              <w:rPr>
                <w:sz w:val="20"/>
                <w:szCs w:val="20"/>
              </w:rPr>
            </w:pPr>
            <w:r w:rsidRPr="006333AF">
              <w:rPr>
                <w:sz w:val="20"/>
                <w:szCs w:val="20"/>
              </w:rPr>
              <w:t>Parameters are being constrained to monotonicity</w:t>
            </w:r>
          </w:p>
        </w:tc>
        <w:tc>
          <w:tcPr>
            <w:tcW w:w="1729" w:type="pct"/>
          </w:tcPr>
          <w:p w14:paraId="54B9FFFD" w14:textId="77777777" w:rsidR="00DC72AC" w:rsidRPr="006333AF" w:rsidRDefault="00DC72AC" w:rsidP="006333AF">
            <w:pPr>
              <w:rPr>
                <w:sz w:val="20"/>
                <w:szCs w:val="20"/>
              </w:rPr>
            </w:pPr>
            <w:r w:rsidRPr="006333AF">
              <w:rPr>
                <w:sz w:val="20"/>
                <w:szCs w:val="20"/>
              </w:rPr>
              <w:t>None</w:t>
            </w:r>
          </w:p>
        </w:tc>
      </w:tr>
    </w:tbl>
    <w:p w14:paraId="211FFFA9" w14:textId="77777777" w:rsidR="00DC72AC" w:rsidRPr="006333AF" w:rsidRDefault="00DC72AC" w:rsidP="006333AF"/>
    <w:tbl>
      <w:tblPr>
        <w:tblStyle w:val="TableGrid"/>
        <w:tblW w:w="5000" w:type="pct"/>
        <w:tblLook w:val="04A0" w:firstRow="1" w:lastRow="0" w:firstColumn="1" w:lastColumn="0" w:noHBand="0" w:noVBand="1"/>
      </w:tblPr>
      <w:tblGrid>
        <w:gridCol w:w="2234"/>
        <w:gridCol w:w="3441"/>
        <w:gridCol w:w="3675"/>
      </w:tblGrid>
      <w:tr w:rsidR="00DC72AC" w:rsidRPr="006333AF" w14:paraId="02DC784E" w14:textId="77777777" w:rsidTr="00DC72AC">
        <w:tc>
          <w:tcPr>
            <w:tcW w:w="5000" w:type="pct"/>
            <w:gridSpan w:val="3"/>
          </w:tcPr>
          <w:p w14:paraId="639FC1D8" w14:textId="77777777" w:rsidR="00DC72AC" w:rsidRPr="006333AF" w:rsidRDefault="00DC72AC" w:rsidP="006333AF">
            <w:pPr>
              <w:rPr>
                <w:b/>
                <w:i/>
                <w:sz w:val="20"/>
                <w:szCs w:val="20"/>
              </w:rPr>
            </w:pPr>
            <w:r w:rsidRPr="006333AF">
              <w:rPr>
                <w:b/>
                <w:i/>
              </w:rPr>
              <w:t xml:space="preserve"> Appendix 3.B. 1-ft bins, no truncation, 157 observations, width 15</w:t>
            </w:r>
          </w:p>
        </w:tc>
      </w:tr>
      <w:tr w:rsidR="00DC72AC" w:rsidRPr="006333AF" w14:paraId="70C416CF" w14:textId="77777777" w:rsidTr="00DC72AC">
        <w:tc>
          <w:tcPr>
            <w:tcW w:w="1195" w:type="pct"/>
          </w:tcPr>
          <w:p w14:paraId="5EFFECF9" w14:textId="77777777" w:rsidR="00DC72AC" w:rsidRPr="006333AF" w:rsidRDefault="00DC72AC" w:rsidP="006333AF">
            <w:pPr>
              <w:rPr>
                <w:sz w:val="20"/>
                <w:szCs w:val="20"/>
              </w:rPr>
            </w:pPr>
          </w:p>
        </w:tc>
        <w:tc>
          <w:tcPr>
            <w:tcW w:w="1840" w:type="pct"/>
          </w:tcPr>
          <w:p w14:paraId="1B3305D9" w14:textId="77777777" w:rsidR="00DC72AC" w:rsidRPr="006333AF" w:rsidRDefault="00DC72AC" w:rsidP="006333AF">
            <w:pPr>
              <w:rPr>
                <w:b/>
                <w:sz w:val="20"/>
                <w:szCs w:val="20"/>
              </w:rPr>
            </w:pPr>
            <w:r w:rsidRPr="006333AF">
              <w:rPr>
                <w:b/>
                <w:sz w:val="20"/>
                <w:szCs w:val="20"/>
              </w:rPr>
              <w:t>Hazard rate cosine</w:t>
            </w:r>
          </w:p>
        </w:tc>
        <w:tc>
          <w:tcPr>
            <w:tcW w:w="1965" w:type="pct"/>
          </w:tcPr>
          <w:p w14:paraId="0F7403D7" w14:textId="77777777" w:rsidR="00DC72AC" w:rsidRPr="006333AF" w:rsidRDefault="00DC72AC" w:rsidP="006333AF">
            <w:pPr>
              <w:rPr>
                <w:b/>
                <w:sz w:val="20"/>
                <w:szCs w:val="20"/>
              </w:rPr>
            </w:pPr>
            <w:r w:rsidRPr="006333AF">
              <w:rPr>
                <w:b/>
                <w:sz w:val="20"/>
                <w:szCs w:val="20"/>
              </w:rPr>
              <w:t>Half normal cosine</w:t>
            </w:r>
          </w:p>
        </w:tc>
      </w:tr>
      <w:tr w:rsidR="00DC72AC" w:rsidRPr="006333AF" w14:paraId="202782F9" w14:textId="77777777" w:rsidTr="00DC72AC">
        <w:trPr>
          <w:trHeight w:val="287"/>
        </w:trPr>
        <w:tc>
          <w:tcPr>
            <w:tcW w:w="1195" w:type="pct"/>
          </w:tcPr>
          <w:p w14:paraId="2DABFCE2" w14:textId="77777777" w:rsidR="00DC72AC" w:rsidRPr="006333AF" w:rsidRDefault="00DC72AC" w:rsidP="006333AF">
            <w:pPr>
              <w:rPr>
                <w:sz w:val="20"/>
                <w:szCs w:val="20"/>
              </w:rPr>
            </w:pPr>
            <w:r w:rsidRPr="006333AF">
              <w:rPr>
                <w:sz w:val="20"/>
                <w:szCs w:val="20"/>
              </w:rPr>
              <w:t>AIC</w:t>
            </w:r>
          </w:p>
        </w:tc>
        <w:tc>
          <w:tcPr>
            <w:tcW w:w="1840" w:type="pct"/>
          </w:tcPr>
          <w:p w14:paraId="3A114358" w14:textId="77777777" w:rsidR="00DC72AC" w:rsidRPr="006333AF" w:rsidRDefault="00DC72AC" w:rsidP="006333AF">
            <w:pPr>
              <w:rPr>
                <w:sz w:val="20"/>
                <w:szCs w:val="20"/>
              </w:rPr>
            </w:pPr>
            <w:r w:rsidRPr="006333AF">
              <w:rPr>
                <w:sz w:val="20"/>
                <w:szCs w:val="20"/>
              </w:rPr>
              <w:t>783</w:t>
            </w:r>
          </w:p>
        </w:tc>
        <w:tc>
          <w:tcPr>
            <w:tcW w:w="1965" w:type="pct"/>
          </w:tcPr>
          <w:p w14:paraId="43514742" w14:textId="77777777" w:rsidR="00DC72AC" w:rsidRPr="006333AF" w:rsidRDefault="00DC72AC" w:rsidP="006333AF">
            <w:pPr>
              <w:rPr>
                <w:sz w:val="20"/>
                <w:szCs w:val="20"/>
              </w:rPr>
            </w:pPr>
            <w:r w:rsidRPr="006333AF">
              <w:rPr>
                <w:sz w:val="20"/>
                <w:szCs w:val="20"/>
              </w:rPr>
              <w:t>785</w:t>
            </w:r>
          </w:p>
        </w:tc>
      </w:tr>
      <w:tr w:rsidR="00DC72AC" w:rsidRPr="006333AF" w14:paraId="5E45798B" w14:textId="77777777" w:rsidTr="00DC72AC">
        <w:tc>
          <w:tcPr>
            <w:tcW w:w="1195" w:type="pct"/>
          </w:tcPr>
          <w:p w14:paraId="26D855B0"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545C0280" w14:textId="77777777" w:rsidR="00DC72AC" w:rsidRPr="006333AF" w:rsidRDefault="00DC72AC" w:rsidP="006333AF">
            <w:pPr>
              <w:rPr>
                <w:sz w:val="20"/>
                <w:szCs w:val="20"/>
              </w:rPr>
            </w:pPr>
            <w:r w:rsidRPr="006333AF">
              <w:rPr>
                <w:sz w:val="20"/>
                <w:szCs w:val="20"/>
              </w:rPr>
              <w:t>1138</w:t>
            </w:r>
          </w:p>
        </w:tc>
        <w:tc>
          <w:tcPr>
            <w:tcW w:w="1965" w:type="pct"/>
          </w:tcPr>
          <w:p w14:paraId="68D8BFDD" w14:textId="77777777" w:rsidR="00DC72AC" w:rsidRPr="006333AF" w:rsidRDefault="00DC72AC" w:rsidP="006333AF">
            <w:pPr>
              <w:tabs>
                <w:tab w:val="left" w:pos="780"/>
              </w:tabs>
              <w:rPr>
                <w:sz w:val="20"/>
                <w:szCs w:val="20"/>
              </w:rPr>
            </w:pPr>
            <w:r w:rsidRPr="006333AF">
              <w:rPr>
                <w:sz w:val="20"/>
                <w:szCs w:val="20"/>
              </w:rPr>
              <w:t>1082</w:t>
            </w:r>
          </w:p>
        </w:tc>
      </w:tr>
      <w:tr w:rsidR="00DC72AC" w:rsidRPr="006333AF" w14:paraId="75B323A2" w14:textId="77777777" w:rsidTr="00DC72AC">
        <w:tc>
          <w:tcPr>
            <w:tcW w:w="1195" w:type="pct"/>
          </w:tcPr>
          <w:p w14:paraId="2A54B7CB"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0F1BA89D" w14:textId="77777777" w:rsidR="00DC72AC" w:rsidRPr="006333AF" w:rsidRDefault="00DC72AC" w:rsidP="006333AF">
            <w:pPr>
              <w:rPr>
                <w:sz w:val="20"/>
                <w:szCs w:val="20"/>
              </w:rPr>
            </w:pPr>
            <w:r w:rsidRPr="006333AF">
              <w:rPr>
                <w:sz w:val="20"/>
                <w:szCs w:val="20"/>
              </w:rPr>
              <w:t>832</w:t>
            </w:r>
          </w:p>
        </w:tc>
        <w:tc>
          <w:tcPr>
            <w:tcW w:w="1965" w:type="pct"/>
          </w:tcPr>
          <w:p w14:paraId="3320358D" w14:textId="77777777" w:rsidR="00DC72AC" w:rsidRPr="006333AF" w:rsidRDefault="00DC72AC" w:rsidP="006333AF">
            <w:pPr>
              <w:rPr>
                <w:sz w:val="20"/>
                <w:szCs w:val="20"/>
              </w:rPr>
            </w:pPr>
            <w:r w:rsidRPr="006333AF">
              <w:rPr>
                <w:sz w:val="20"/>
                <w:szCs w:val="20"/>
              </w:rPr>
              <w:t>821</w:t>
            </w:r>
          </w:p>
        </w:tc>
      </w:tr>
      <w:tr w:rsidR="00DC72AC" w:rsidRPr="006333AF" w14:paraId="6E036556" w14:textId="77777777" w:rsidTr="00DC72AC">
        <w:tc>
          <w:tcPr>
            <w:tcW w:w="1195" w:type="pct"/>
          </w:tcPr>
          <w:p w14:paraId="746AEDA4"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452BAD15" w14:textId="77777777" w:rsidR="00DC72AC" w:rsidRPr="006333AF" w:rsidRDefault="00DC72AC" w:rsidP="006333AF">
            <w:pPr>
              <w:rPr>
                <w:sz w:val="20"/>
                <w:szCs w:val="20"/>
              </w:rPr>
            </w:pPr>
            <w:r w:rsidRPr="006333AF">
              <w:rPr>
                <w:sz w:val="20"/>
                <w:szCs w:val="20"/>
              </w:rPr>
              <w:t>1556</w:t>
            </w:r>
          </w:p>
        </w:tc>
        <w:tc>
          <w:tcPr>
            <w:tcW w:w="1965" w:type="pct"/>
          </w:tcPr>
          <w:p w14:paraId="379BC5E3" w14:textId="77777777" w:rsidR="00DC72AC" w:rsidRPr="006333AF" w:rsidRDefault="00DC72AC" w:rsidP="006333AF">
            <w:pPr>
              <w:rPr>
                <w:sz w:val="20"/>
                <w:szCs w:val="20"/>
              </w:rPr>
            </w:pPr>
            <w:r w:rsidRPr="006333AF">
              <w:rPr>
                <w:sz w:val="20"/>
                <w:szCs w:val="20"/>
              </w:rPr>
              <w:t>1426</w:t>
            </w:r>
          </w:p>
        </w:tc>
      </w:tr>
      <w:tr w:rsidR="00DC72AC" w:rsidRPr="006333AF" w14:paraId="30611531" w14:textId="77777777" w:rsidTr="00DC72AC">
        <w:tc>
          <w:tcPr>
            <w:tcW w:w="1195" w:type="pct"/>
          </w:tcPr>
          <w:p w14:paraId="13538636" w14:textId="77777777" w:rsidR="00DC72AC" w:rsidRPr="006333AF" w:rsidRDefault="00DC72AC" w:rsidP="006333AF">
            <w:pPr>
              <w:rPr>
                <w:sz w:val="20"/>
                <w:szCs w:val="20"/>
              </w:rPr>
            </w:pPr>
            <w:r w:rsidRPr="006333AF">
              <w:rPr>
                <w:sz w:val="20"/>
                <w:szCs w:val="20"/>
              </w:rPr>
              <w:t>CV of D</w:t>
            </w:r>
          </w:p>
        </w:tc>
        <w:tc>
          <w:tcPr>
            <w:tcW w:w="1840" w:type="pct"/>
          </w:tcPr>
          <w:p w14:paraId="065083BD" w14:textId="77777777" w:rsidR="00DC72AC" w:rsidRPr="006333AF" w:rsidRDefault="00DC72AC" w:rsidP="006333AF">
            <w:pPr>
              <w:rPr>
                <w:sz w:val="20"/>
                <w:szCs w:val="20"/>
              </w:rPr>
            </w:pPr>
            <w:r w:rsidRPr="006333AF">
              <w:rPr>
                <w:sz w:val="20"/>
                <w:szCs w:val="20"/>
              </w:rPr>
              <w:t>0.16</w:t>
            </w:r>
          </w:p>
        </w:tc>
        <w:tc>
          <w:tcPr>
            <w:tcW w:w="1965" w:type="pct"/>
          </w:tcPr>
          <w:p w14:paraId="59DA8D06" w14:textId="77777777" w:rsidR="00DC72AC" w:rsidRPr="006333AF" w:rsidRDefault="00DC72AC" w:rsidP="006333AF">
            <w:pPr>
              <w:rPr>
                <w:sz w:val="20"/>
                <w:szCs w:val="20"/>
              </w:rPr>
            </w:pPr>
            <w:r w:rsidRPr="006333AF">
              <w:rPr>
                <w:sz w:val="20"/>
                <w:szCs w:val="20"/>
              </w:rPr>
              <w:t>0.14</w:t>
            </w:r>
          </w:p>
        </w:tc>
      </w:tr>
      <w:tr w:rsidR="00DC72AC" w:rsidRPr="006333AF" w14:paraId="7B0CF185" w14:textId="77777777" w:rsidTr="00DC72AC">
        <w:trPr>
          <w:trHeight w:val="611"/>
        </w:trPr>
        <w:tc>
          <w:tcPr>
            <w:tcW w:w="1195" w:type="pct"/>
          </w:tcPr>
          <w:p w14:paraId="1776D5DD" w14:textId="77777777" w:rsidR="00DC72AC" w:rsidRPr="006333AF" w:rsidRDefault="00DC72AC" w:rsidP="006333AF">
            <w:pPr>
              <w:rPr>
                <w:sz w:val="20"/>
                <w:szCs w:val="20"/>
              </w:rPr>
            </w:pPr>
            <w:r w:rsidRPr="006333AF">
              <w:rPr>
                <w:sz w:val="20"/>
                <w:szCs w:val="20"/>
              </w:rPr>
              <w:t>Judgement</w:t>
            </w:r>
          </w:p>
        </w:tc>
        <w:tc>
          <w:tcPr>
            <w:tcW w:w="1840" w:type="pct"/>
          </w:tcPr>
          <w:p w14:paraId="44F749B0" w14:textId="77777777" w:rsidR="00DC72AC" w:rsidRPr="006333AF" w:rsidRDefault="00DC72AC" w:rsidP="006333AF">
            <w:pPr>
              <w:rPr>
                <w:sz w:val="20"/>
                <w:szCs w:val="20"/>
              </w:rPr>
            </w:pPr>
            <w:r w:rsidRPr="006333AF">
              <w:rPr>
                <w:sz w:val="20"/>
                <w:szCs w:val="20"/>
              </w:rPr>
              <w:t>Unrealistic shape</w:t>
            </w:r>
          </w:p>
        </w:tc>
        <w:tc>
          <w:tcPr>
            <w:tcW w:w="1965" w:type="pct"/>
          </w:tcPr>
          <w:p w14:paraId="5DD2CCF0" w14:textId="77777777" w:rsidR="00DC72AC" w:rsidRPr="006333AF" w:rsidRDefault="00DC72AC" w:rsidP="006333AF">
            <w:pPr>
              <w:rPr>
                <w:sz w:val="20"/>
                <w:szCs w:val="20"/>
              </w:rPr>
            </w:pPr>
            <w:r w:rsidRPr="006333AF">
              <w:rPr>
                <w:sz w:val="20"/>
                <w:szCs w:val="20"/>
              </w:rPr>
              <w:t xml:space="preserve">No shoulder; good shape and fit1 </w:t>
            </w:r>
          </w:p>
        </w:tc>
      </w:tr>
      <w:tr w:rsidR="00DC72AC" w:rsidRPr="006333AF" w14:paraId="7FDEF055" w14:textId="77777777" w:rsidTr="00DC72AC">
        <w:tc>
          <w:tcPr>
            <w:tcW w:w="1195" w:type="pct"/>
          </w:tcPr>
          <w:p w14:paraId="3A9A6F75"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51B2A3F5" w14:textId="77777777" w:rsidR="00DC72AC" w:rsidRPr="006333AF" w:rsidRDefault="00DC72AC" w:rsidP="006333AF">
            <w:pPr>
              <w:rPr>
                <w:sz w:val="20"/>
                <w:szCs w:val="20"/>
              </w:rPr>
            </w:pPr>
            <w:r w:rsidRPr="006333AF">
              <w:rPr>
                <w:sz w:val="20"/>
                <w:szCs w:val="20"/>
              </w:rPr>
              <w:t>0.49</w:t>
            </w:r>
          </w:p>
        </w:tc>
        <w:tc>
          <w:tcPr>
            <w:tcW w:w="1965" w:type="pct"/>
          </w:tcPr>
          <w:p w14:paraId="4D48E0A5" w14:textId="77777777" w:rsidR="00DC72AC" w:rsidRPr="006333AF" w:rsidRDefault="00DC72AC" w:rsidP="006333AF">
            <w:pPr>
              <w:rPr>
                <w:sz w:val="20"/>
                <w:szCs w:val="20"/>
              </w:rPr>
            </w:pPr>
            <w:r w:rsidRPr="006333AF">
              <w:rPr>
                <w:sz w:val="20"/>
                <w:szCs w:val="20"/>
              </w:rPr>
              <w:t>0.26</w:t>
            </w:r>
          </w:p>
        </w:tc>
      </w:tr>
      <w:tr w:rsidR="00DC72AC" w:rsidRPr="006333AF" w14:paraId="25881A02" w14:textId="77777777" w:rsidTr="00DC72AC">
        <w:tc>
          <w:tcPr>
            <w:tcW w:w="1195" w:type="pct"/>
          </w:tcPr>
          <w:p w14:paraId="26B6D747" w14:textId="77777777" w:rsidR="00DC72AC" w:rsidRPr="006333AF" w:rsidRDefault="00DC72AC" w:rsidP="006333AF">
            <w:pPr>
              <w:rPr>
                <w:sz w:val="20"/>
                <w:szCs w:val="20"/>
              </w:rPr>
            </w:pPr>
            <w:r w:rsidRPr="006333AF">
              <w:rPr>
                <w:sz w:val="20"/>
                <w:szCs w:val="20"/>
              </w:rPr>
              <w:t># parameters</w:t>
            </w:r>
          </w:p>
        </w:tc>
        <w:tc>
          <w:tcPr>
            <w:tcW w:w="1840" w:type="pct"/>
          </w:tcPr>
          <w:p w14:paraId="4F6D95EF" w14:textId="77777777" w:rsidR="00DC72AC" w:rsidRPr="006333AF" w:rsidRDefault="00DC72AC" w:rsidP="006333AF">
            <w:pPr>
              <w:rPr>
                <w:sz w:val="20"/>
                <w:szCs w:val="20"/>
              </w:rPr>
            </w:pPr>
            <w:r w:rsidRPr="006333AF">
              <w:rPr>
                <w:sz w:val="20"/>
                <w:szCs w:val="20"/>
              </w:rPr>
              <w:t>3</w:t>
            </w:r>
          </w:p>
        </w:tc>
        <w:tc>
          <w:tcPr>
            <w:tcW w:w="1965" w:type="pct"/>
          </w:tcPr>
          <w:p w14:paraId="3A1DD52E" w14:textId="77777777" w:rsidR="00DC72AC" w:rsidRPr="006333AF" w:rsidRDefault="00DC72AC" w:rsidP="006333AF">
            <w:pPr>
              <w:rPr>
                <w:sz w:val="20"/>
                <w:szCs w:val="20"/>
              </w:rPr>
            </w:pPr>
            <w:r w:rsidRPr="006333AF">
              <w:rPr>
                <w:sz w:val="20"/>
                <w:szCs w:val="20"/>
              </w:rPr>
              <w:t>1</w:t>
            </w:r>
          </w:p>
        </w:tc>
      </w:tr>
      <w:tr w:rsidR="00DC72AC" w:rsidRPr="006333AF" w14:paraId="0ECC6A61" w14:textId="77777777" w:rsidTr="00DC72AC">
        <w:tc>
          <w:tcPr>
            <w:tcW w:w="1195" w:type="pct"/>
          </w:tcPr>
          <w:p w14:paraId="715A7F76" w14:textId="77777777" w:rsidR="00DC72AC" w:rsidRPr="006333AF" w:rsidRDefault="00DC72AC" w:rsidP="006333AF">
            <w:pPr>
              <w:rPr>
                <w:sz w:val="20"/>
                <w:szCs w:val="20"/>
              </w:rPr>
            </w:pPr>
            <w:r w:rsidRPr="006333AF">
              <w:rPr>
                <w:sz w:val="20"/>
                <w:szCs w:val="20"/>
              </w:rPr>
              <w:t>warnings</w:t>
            </w:r>
          </w:p>
        </w:tc>
        <w:tc>
          <w:tcPr>
            <w:tcW w:w="1840" w:type="pct"/>
          </w:tcPr>
          <w:p w14:paraId="37D8CFAC" w14:textId="77777777" w:rsidR="00DC72AC" w:rsidRPr="006333AF" w:rsidRDefault="00DC72AC" w:rsidP="006333AF">
            <w:pPr>
              <w:rPr>
                <w:sz w:val="20"/>
                <w:szCs w:val="20"/>
              </w:rPr>
            </w:pPr>
            <w:r w:rsidRPr="006333AF">
              <w:rPr>
                <w:sz w:val="20"/>
                <w:szCs w:val="20"/>
              </w:rPr>
              <w:t>Parameters are being constrained to monotonicity</w:t>
            </w:r>
          </w:p>
        </w:tc>
        <w:tc>
          <w:tcPr>
            <w:tcW w:w="1965" w:type="pct"/>
          </w:tcPr>
          <w:p w14:paraId="13A3D26D" w14:textId="77777777" w:rsidR="00DC72AC" w:rsidRPr="006333AF" w:rsidRDefault="00DC72AC" w:rsidP="006333AF">
            <w:pPr>
              <w:rPr>
                <w:sz w:val="20"/>
                <w:szCs w:val="20"/>
              </w:rPr>
            </w:pPr>
            <w:r w:rsidRPr="006333AF">
              <w:rPr>
                <w:sz w:val="20"/>
                <w:szCs w:val="20"/>
              </w:rPr>
              <w:t>None</w:t>
            </w:r>
          </w:p>
        </w:tc>
      </w:tr>
    </w:tbl>
    <w:p w14:paraId="5319C95A" w14:textId="77777777" w:rsidR="00DC72AC" w:rsidRPr="006333AF" w:rsidRDefault="00DC72AC" w:rsidP="006333AF">
      <w:pPr>
        <w:sectPr w:rsidR="00DC72AC" w:rsidRPr="006333AF">
          <w:pgSz w:w="12240" w:h="15840"/>
          <w:pgMar w:top="1440" w:right="1440" w:bottom="1440" w:left="1440" w:header="720" w:footer="720" w:gutter="0"/>
          <w:cols w:space="720"/>
          <w:docGrid w:linePitch="360"/>
        </w:sectPr>
      </w:pPr>
    </w:p>
    <w:tbl>
      <w:tblPr>
        <w:tblStyle w:val="TableGrid"/>
        <w:tblW w:w="5000" w:type="pct"/>
        <w:tblLook w:val="04A0" w:firstRow="1" w:lastRow="0" w:firstColumn="1" w:lastColumn="0" w:noHBand="0" w:noVBand="1"/>
      </w:tblPr>
      <w:tblGrid>
        <w:gridCol w:w="2234"/>
        <w:gridCol w:w="3441"/>
        <w:gridCol w:w="3675"/>
      </w:tblGrid>
      <w:tr w:rsidR="00DC72AC" w:rsidRPr="006333AF" w14:paraId="1F702209" w14:textId="77777777" w:rsidTr="00DC72AC">
        <w:tc>
          <w:tcPr>
            <w:tcW w:w="5000" w:type="pct"/>
            <w:gridSpan w:val="3"/>
          </w:tcPr>
          <w:p w14:paraId="1F4E71CA" w14:textId="77777777" w:rsidR="00DC72AC" w:rsidRPr="006333AF" w:rsidRDefault="00DC72AC" w:rsidP="006333AF">
            <w:pPr>
              <w:rPr>
                <w:b/>
                <w:i/>
                <w:sz w:val="20"/>
                <w:szCs w:val="20"/>
              </w:rPr>
            </w:pPr>
            <w:r w:rsidRPr="006333AF">
              <w:rPr>
                <w:b/>
                <w:i/>
              </w:rPr>
              <w:lastRenderedPageBreak/>
              <w:t>Appendix 3.C. 1.5-ft bins, no truncation, 157 observations, width 15</w:t>
            </w:r>
          </w:p>
        </w:tc>
      </w:tr>
      <w:tr w:rsidR="00DC72AC" w:rsidRPr="006333AF" w14:paraId="62E0EE0C" w14:textId="77777777" w:rsidTr="00DC72AC">
        <w:trPr>
          <w:trHeight w:val="602"/>
        </w:trPr>
        <w:tc>
          <w:tcPr>
            <w:tcW w:w="1195" w:type="pct"/>
          </w:tcPr>
          <w:p w14:paraId="2BD669F8" w14:textId="77777777" w:rsidR="00DC72AC" w:rsidRPr="006333AF" w:rsidRDefault="00DC72AC" w:rsidP="006333AF">
            <w:pPr>
              <w:rPr>
                <w:sz w:val="20"/>
                <w:szCs w:val="20"/>
              </w:rPr>
            </w:pPr>
          </w:p>
        </w:tc>
        <w:tc>
          <w:tcPr>
            <w:tcW w:w="1840" w:type="pct"/>
          </w:tcPr>
          <w:p w14:paraId="5BAC197F" w14:textId="77777777" w:rsidR="00DC72AC" w:rsidRPr="006333AF" w:rsidRDefault="00DC72AC" w:rsidP="006333AF">
            <w:pPr>
              <w:rPr>
                <w:b/>
                <w:sz w:val="20"/>
                <w:szCs w:val="20"/>
              </w:rPr>
            </w:pPr>
            <w:r w:rsidRPr="006333AF">
              <w:rPr>
                <w:b/>
                <w:sz w:val="20"/>
                <w:szCs w:val="20"/>
              </w:rPr>
              <w:t>Hazard rate cosine</w:t>
            </w:r>
          </w:p>
        </w:tc>
        <w:tc>
          <w:tcPr>
            <w:tcW w:w="1965" w:type="pct"/>
          </w:tcPr>
          <w:p w14:paraId="745B0522" w14:textId="77777777" w:rsidR="00DC72AC" w:rsidRPr="006333AF" w:rsidRDefault="00DC72AC" w:rsidP="006333AF">
            <w:pPr>
              <w:rPr>
                <w:b/>
                <w:sz w:val="20"/>
                <w:szCs w:val="20"/>
              </w:rPr>
            </w:pPr>
            <w:r w:rsidRPr="006333AF">
              <w:rPr>
                <w:b/>
                <w:sz w:val="20"/>
                <w:szCs w:val="20"/>
              </w:rPr>
              <w:t>Half normal cosine</w:t>
            </w:r>
          </w:p>
        </w:tc>
      </w:tr>
      <w:tr w:rsidR="00DC72AC" w:rsidRPr="006333AF" w14:paraId="31A9E7F9" w14:textId="77777777" w:rsidTr="00DC72AC">
        <w:tc>
          <w:tcPr>
            <w:tcW w:w="1195" w:type="pct"/>
          </w:tcPr>
          <w:p w14:paraId="6A193692" w14:textId="77777777" w:rsidR="00DC72AC" w:rsidRPr="006333AF" w:rsidRDefault="00DC72AC" w:rsidP="006333AF">
            <w:pPr>
              <w:rPr>
                <w:sz w:val="20"/>
                <w:szCs w:val="20"/>
              </w:rPr>
            </w:pPr>
            <w:r w:rsidRPr="006333AF">
              <w:rPr>
                <w:sz w:val="20"/>
                <w:szCs w:val="20"/>
              </w:rPr>
              <w:t>AIC</w:t>
            </w:r>
          </w:p>
        </w:tc>
        <w:tc>
          <w:tcPr>
            <w:tcW w:w="1840" w:type="pct"/>
          </w:tcPr>
          <w:p w14:paraId="644F74AD" w14:textId="77777777" w:rsidR="00DC72AC" w:rsidRPr="006333AF" w:rsidRDefault="00DC72AC" w:rsidP="006333AF">
            <w:pPr>
              <w:rPr>
                <w:sz w:val="20"/>
                <w:szCs w:val="20"/>
              </w:rPr>
            </w:pPr>
            <w:r w:rsidRPr="006333AF">
              <w:rPr>
                <w:sz w:val="20"/>
                <w:szCs w:val="20"/>
              </w:rPr>
              <w:t>656</w:t>
            </w:r>
          </w:p>
        </w:tc>
        <w:tc>
          <w:tcPr>
            <w:tcW w:w="1965" w:type="pct"/>
          </w:tcPr>
          <w:p w14:paraId="573BF16E" w14:textId="77777777" w:rsidR="00DC72AC" w:rsidRPr="006333AF" w:rsidRDefault="00DC72AC" w:rsidP="006333AF">
            <w:pPr>
              <w:rPr>
                <w:sz w:val="20"/>
                <w:szCs w:val="20"/>
              </w:rPr>
            </w:pPr>
            <w:r w:rsidRPr="006333AF">
              <w:rPr>
                <w:sz w:val="20"/>
                <w:szCs w:val="20"/>
              </w:rPr>
              <w:t>657</w:t>
            </w:r>
          </w:p>
        </w:tc>
      </w:tr>
      <w:tr w:rsidR="00DC72AC" w:rsidRPr="006333AF" w14:paraId="47C0FF86" w14:textId="77777777" w:rsidTr="00DC72AC">
        <w:tc>
          <w:tcPr>
            <w:tcW w:w="1195" w:type="pct"/>
          </w:tcPr>
          <w:p w14:paraId="5E34FB38"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3196834A" w14:textId="77777777" w:rsidR="00DC72AC" w:rsidRPr="006333AF" w:rsidRDefault="00DC72AC" w:rsidP="006333AF">
            <w:pPr>
              <w:rPr>
                <w:sz w:val="20"/>
                <w:szCs w:val="20"/>
              </w:rPr>
            </w:pPr>
            <w:r w:rsidRPr="006333AF">
              <w:rPr>
                <w:sz w:val="20"/>
                <w:szCs w:val="20"/>
              </w:rPr>
              <w:t>1118</w:t>
            </w:r>
          </w:p>
        </w:tc>
        <w:tc>
          <w:tcPr>
            <w:tcW w:w="1965" w:type="pct"/>
          </w:tcPr>
          <w:p w14:paraId="76376F98" w14:textId="77777777" w:rsidR="00DC72AC" w:rsidRPr="006333AF" w:rsidRDefault="00DC72AC" w:rsidP="006333AF">
            <w:pPr>
              <w:rPr>
                <w:sz w:val="20"/>
                <w:szCs w:val="20"/>
              </w:rPr>
            </w:pPr>
            <w:r w:rsidRPr="006333AF">
              <w:rPr>
                <w:sz w:val="20"/>
                <w:szCs w:val="20"/>
              </w:rPr>
              <w:t>1086</w:t>
            </w:r>
          </w:p>
        </w:tc>
      </w:tr>
      <w:tr w:rsidR="00DC72AC" w:rsidRPr="006333AF" w14:paraId="3E8E4F7A" w14:textId="77777777" w:rsidTr="00DC72AC">
        <w:tc>
          <w:tcPr>
            <w:tcW w:w="1195" w:type="pct"/>
          </w:tcPr>
          <w:p w14:paraId="52178155"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6AC988EC" w14:textId="77777777" w:rsidR="00DC72AC" w:rsidRPr="006333AF" w:rsidRDefault="00DC72AC" w:rsidP="006333AF">
            <w:pPr>
              <w:rPr>
                <w:sz w:val="20"/>
                <w:szCs w:val="20"/>
              </w:rPr>
            </w:pPr>
            <w:r w:rsidRPr="006333AF">
              <w:rPr>
                <w:sz w:val="20"/>
                <w:szCs w:val="20"/>
              </w:rPr>
              <w:t>814</w:t>
            </w:r>
          </w:p>
        </w:tc>
        <w:tc>
          <w:tcPr>
            <w:tcW w:w="1965" w:type="pct"/>
          </w:tcPr>
          <w:p w14:paraId="5096A6EA" w14:textId="77777777" w:rsidR="00DC72AC" w:rsidRPr="006333AF" w:rsidRDefault="00DC72AC" w:rsidP="006333AF">
            <w:pPr>
              <w:rPr>
                <w:sz w:val="20"/>
                <w:szCs w:val="20"/>
              </w:rPr>
            </w:pPr>
            <w:r w:rsidRPr="006333AF">
              <w:rPr>
                <w:sz w:val="20"/>
                <w:szCs w:val="20"/>
              </w:rPr>
              <w:t>824</w:t>
            </w:r>
          </w:p>
        </w:tc>
      </w:tr>
      <w:tr w:rsidR="00DC72AC" w:rsidRPr="006333AF" w14:paraId="1CB0F82B" w14:textId="77777777" w:rsidTr="00DC72AC">
        <w:tc>
          <w:tcPr>
            <w:tcW w:w="1195" w:type="pct"/>
          </w:tcPr>
          <w:p w14:paraId="748BC772"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316F4F3C" w14:textId="77777777" w:rsidR="00DC72AC" w:rsidRPr="006333AF" w:rsidRDefault="00DC72AC" w:rsidP="006333AF">
            <w:pPr>
              <w:rPr>
                <w:sz w:val="20"/>
                <w:szCs w:val="20"/>
              </w:rPr>
            </w:pPr>
            <w:r w:rsidRPr="006333AF">
              <w:rPr>
                <w:sz w:val="20"/>
                <w:szCs w:val="20"/>
              </w:rPr>
              <w:t>1535</w:t>
            </w:r>
          </w:p>
        </w:tc>
        <w:tc>
          <w:tcPr>
            <w:tcW w:w="1965" w:type="pct"/>
          </w:tcPr>
          <w:p w14:paraId="163F7D27" w14:textId="77777777" w:rsidR="00DC72AC" w:rsidRPr="006333AF" w:rsidRDefault="00DC72AC" w:rsidP="006333AF">
            <w:pPr>
              <w:rPr>
                <w:sz w:val="20"/>
                <w:szCs w:val="20"/>
              </w:rPr>
            </w:pPr>
            <w:r w:rsidRPr="006333AF">
              <w:rPr>
                <w:sz w:val="20"/>
                <w:szCs w:val="20"/>
              </w:rPr>
              <w:t>1432</w:t>
            </w:r>
          </w:p>
        </w:tc>
      </w:tr>
      <w:tr w:rsidR="00DC72AC" w:rsidRPr="006333AF" w14:paraId="55E1F6BF" w14:textId="77777777" w:rsidTr="00DC72AC">
        <w:tc>
          <w:tcPr>
            <w:tcW w:w="1195" w:type="pct"/>
          </w:tcPr>
          <w:p w14:paraId="4C2D4989" w14:textId="77777777" w:rsidR="00DC72AC" w:rsidRPr="006333AF" w:rsidRDefault="00DC72AC" w:rsidP="006333AF">
            <w:pPr>
              <w:rPr>
                <w:sz w:val="20"/>
                <w:szCs w:val="20"/>
              </w:rPr>
            </w:pPr>
            <w:r w:rsidRPr="006333AF">
              <w:rPr>
                <w:sz w:val="20"/>
                <w:szCs w:val="20"/>
              </w:rPr>
              <w:t>CV of D</w:t>
            </w:r>
          </w:p>
        </w:tc>
        <w:tc>
          <w:tcPr>
            <w:tcW w:w="1840" w:type="pct"/>
          </w:tcPr>
          <w:p w14:paraId="006AE44A" w14:textId="77777777" w:rsidR="00DC72AC" w:rsidRPr="006333AF" w:rsidRDefault="00DC72AC" w:rsidP="006333AF">
            <w:pPr>
              <w:rPr>
                <w:sz w:val="20"/>
                <w:szCs w:val="20"/>
              </w:rPr>
            </w:pPr>
            <w:r w:rsidRPr="006333AF">
              <w:rPr>
                <w:sz w:val="20"/>
                <w:szCs w:val="20"/>
              </w:rPr>
              <w:t>0.16</w:t>
            </w:r>
          </w:p>
        </w:tc>
        <w:tc>
          <w:tcPr>
            <w:tcW w:w="1965" w:type="pct"/>
          </w:tcPr>
          <w:p w14:paraId="1FC4A45B" w14:textId="77777777" w:rsidR="00DC72AC" w:rsidRPr="006333AF" w:rsidRDefault="00DC72AC" w:rsidP="006333AF">
            <w:pPr>
              <w:rPr>
                <w:sz w:val="20"/>
                <w:szCs w:val="20"/>
              </w:rPr>
            </w:pPr>
            <w:r w:rsidRPr="006333AF">
              <w:rPr>
                <w:sz w:val="20"/>
                <w:szCs w:val="20"/>
              </w:rPr>
              <w:t>0.14</w:t>
            </w:r>
          </w:p>
        </w:tc>
      </w:tr>
      <w:tr w:rsidR="00DC72AC" w:rsidRPr="006333AF" w14:paraId="3A9054D6" w14:textId="77777777" w:rsidTr="00DC72AC">
        <w:trPr>
          <w:trHeight w:val="611"/>
        </w:trPr>
        <w:tc>
          <w:tcPr>
            <w:tcW w:w="1195" w:type="pct"/>
          </w:tcPr>
          <w:p w14:paraId="58C3F1DD" w14:textId="77777777" w:rsidR="00DC72AC" w:rsidRPr="006333AF" w:rsidRDefault="00DC72AC" w:rsidP="006333AF">
            <w:pPr>
              <w:rPr>
                <w:sz w:val="20"/>
                <w:szCs w:val="20"/>
              </w:rPr>
            </w:pPr>
            <w:r w:rsidRPr="006333AF">
              <w:rPr>
                <w:sz w:val="20"/>
                <w:szCs w:val="20"/>
              </w:rPr>
              <w:t>Judgement</w:t>
            </w:r>
          </w:p>
        </w:tc>
        <w:tc>
          <w:tcPr>
            <w:tcW w:w="1840" w:type="pct"/>
          </w:tcPr>
          <w:p w14:paraId="70227FCD" w14:textId="77777777" w:rsidR="00DC72AC" w:rsidRPr="006333AF" w:rsidRDefault="00DC72AC" w:rsidP="006333AF">
            <w:pPr>
              <w:rPr>
                <w:sz w:val="20"/>
                <w:szCs w:val="20"/>
              </w:rPr>
            </w:pPr>
            <w:r w:rsidRPr="006333AF">
              <w:rPr>
                <w:sz w:val="20"/>
                <w:szCs w:val="20"/>
              </w:rPr>
              <w:t>Not realistic shape</w:t>
            </w:r>
          </w:p>
        </w:tc>
        <w:tc>
          <w:tcPr>
            <w:tcW w:w="1965" w:type="pct"/>
          </w:tcPr>
          <w:p w14:paraId="768DD77A" w14:textId="77777777" w:rsidR="00DC72AC" w:rsidRPr="006333AF" w:rsidRDefault="00DC72AC" w:rsidP="006333AF">
            <w:pPr>
              <w:rPr>
                <w:sz w:val="20"/>
                <w:szCs w:val="20"/>
              </w:rPr>
            </w:pPr>
            <w:r w:rsidRPr="006333AF">
              <w:rPr>
                <w:sz w:val="20"/>
                <w:szCs w:val="20"/>
              </w:rPr>
              <w:t>No shoulder but ok fit</w:t>
            </w:r>
          </w:p>
        </w:tc>
      </w:tr>
      <w:tr w:rsidR="00DC72AC" w:rsidRPr="006333AF" w14:paraId="3C27E4FA" w14:textId="77777777" w:rsidTr="00DC72AC">
        <w:tc>
          <w:tcPr>
            <w:tcW w:w="1195" w:type="pct"/>
          </w:tcPr>
          <w:p w14:paraId="4E1376C6"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5BC06C62" w14:textId="77777777" w:rsidR="00DC72AC" w:rsidRPr="006333AF" w:rsidRDefault="00DC72AC" w:rsidP="006333AF">
            <w:pPr>
              <w:rPr>
                <w:sz w:val="20"/>
                <w:szCs w:val="20"/>
              </w:rPr>
            </w:pPr>
            <w:r w:rsidRPr="006333AF">
              <w:rPr>
                <w:sz w:val="20"/>
                <w:szCs w:val="20"/>
              </w:rPr>
              <w:t>0.68</w:t>
            </w:r>
          </w:p>
        </w:tc>
        <w:tc>
          <w:tcPr>
            <w:tcW w:w="1965" w:type="pct"/>
          </w:tcPr>
          <w:p w14:paraId="000ADF5F" w14:textId="77777777" w:rsidR="00DC72AC" w:rsidRPr="006333AF" w:rsidRDefault="00DC72AC" w:rsidP="006333AF">
            <w:pPr>
              <w:rPr>
                <w:sz w:val="20"/>
                <w:szCs w:val="20"/>
              </w:rPr>
            </w:pPr>
            <w:r w:rsidRPr="006333AF">
              <w:rPr>
                <w:sz w:val="20"/>
                <w:szCs w:val="20"/>
              </w:rPr>
              <w:t>0.34</w:t>
            </w:r>
          </w:p>
        </w:tc>
      </w:tr>
      <w:tr w:rsidR="00DC72AC" w:rsidRPr="006333AF" w14:paraId="74677058" w14:textId="77777777" w:rsidTr="00DC72AC">
        <w:tc>
          <w:tcPr>
            <w:tcW w:w="1195" w:type="pct"/>
          </w:tcPr>
          <w:p w14:paraId="61881DC4" w14:textId="77777777" w:rsidR="00DC72AC" w:rsidRPr="006333AF" w:rsidRDefault="00DC72AC" w:rsidP="006333AF">
            <w:pPr>
              <w:rPr>
                <w:sz w:val="20"/>
                <w:szCs w:val="20"/>
              </w:rPr>
            </w:pPr>
            <w:r w:rsidRPr="006333AF">
              <w:rPr>
                <w:sz w:val="20"/>
                <w:szCs w:val="20"/>
              </w:rPr>
              <w:t># parameters</w:t>
            </w:r>
          </w:p>
        </w:tc>
        <w:tc>
          <w:tcPr>
            <w:tcW w:w="1840" w:type="pct"/>
          </w:tcPr>
          <w:p w14:paraId="3DEAD29A" w14:textId="77777777" w:rsidR="00DC72AC" w:rsidRPr="006333AF" w:rsidRDefault="00DC72AC" w:rsidP="006333AF">
            <w:pPr>
              <w:rPr>
                <w:sz w:val="20"/>
                <w:szCs w:val="20"/>
              </w:rPr>
            </w:pPr>
            <w:r w:rsidRPr="006333AF">
              <w:rPr>
                <w:sz w:val="20"/>
                <w:szCs w:val="20"/>
              </w:rPr>
              <w:t>3</w:t>
            </w:r>
          </w:p>
        </w:tc>
        <w:tc>
          <w:tcPr>
            <w:tcW w:w="1965" w:type="pct"/>
          </w:tcPr>
          <w:p w14:paraId="749E3516" w14:textId="77777777" w:rsidR="00DC72AC" w:rsidRPr="006333AF" w:rsidRDefault="00DC72AC" w:rsidP="006333AF">
            <w:pPr>
              <w:rPr>
                <w:sz w:val="20"/>
                <w:szCs w:val="20"/>
              </w:rPr>
            </w:pPr>
            <w:r w:rsidRPr="006333AF">
              <w:rPr>
                <w:sz w:val="20"/>
                <w:szCs w:val="20"/>
              </w:rPr>
              <w:t>1</w:t>
            </w:r>
          </w:p>
        </w:tc>
      </w:tr>
      <w:tr w:rsidR="00DC72AC" w:rsidRPr="006333AF" w14:paraId="3EE8D7C0" w14:textId="77777777" w:rsidTr="00DC72AC">
        <w:tc>
          <w:tcPr>
            <w:tcW w:w="1195" w:type="pct"/>
          </w:tcPr>
          <w:p w14:paraId="3F4DDAC7" w14:textId="77777777" w:rsidR="00DC72AC" w:rsidRPr="006333AF" w:rsidRDefault="00DC72AC" w:rsidP="006333AF">
            <w:pPr>
              <w:rPr>
                <w:sz w:val="20"/>
                <w:szCs w:val="20"/>
              </w:rPr>
            </w:pPr>
            <w:r w:rsidRPr="006333AF">
              <w:rPr>
                <w:sz w:val="20"/>
                <w:szCs w:val="20"/>
              </w:rPr>
              <w:t>warnings</w:t>
            </w:r>
          </w:p>
        </w:tc>
        <w:tc>
          <w:tcPr>
            <w:tcW w:w="1840" w:type="pct"/>
          </w:tcPr>
          <w:p w14:paraId="28CED30B" w14:textId="77777777" w:rsidR="00DC72AC" w:rsidRPr="006333AF" w:rsidRDefault="00DC72AC" w:rsidP="006333AF">
            <w:pPr>
              <w:rPr>
                <w:sz w:val="20"/>
                <w:szCs w:val="20"/>
              </w:rPr>
            </w:pPr>
            <w:r w:rsidRPr="006333AF">
              <w:rPr>
                <w:sz w:val="20"/>
                <w:szCs w:val="20"/>
              </w:rPr>
              <w:t>Parameters are being constrained to monotonicity</w:t>
            </w:r>
          </w:p>
        </w:tc>
        <w:tc>
          <w:tcPr>
            <w:tcW w:w="1965" w:type="pct"/>
          </w:tcPr>
          <w:p w14:paraId="2183232A" w14:textId="77777777" w:rsidR="00DC72AC" w:rsidRPr="006333AF" w:rsidRDefault="00DC72AC" w:rsidP="006333AF">
            <w:pPr>
              <w:rPr>
                <w:sz w:val="20"/>
                <w:szCs w:val="20"/>
              </w:rPr>
            </w:pPr>
            <w:r w:rsidRPr="006333AF">
              <w:rPr>
                <w:sz w:val="20"/>
                <w:szCs w:val="20"/>
              </w:rPr>
              <w:t>None</w:t>
            </w:r>
          </w:p>
        </w:tc>
      </w:tr>
    </w:tbl>
    <w:p w14:paraId="05A9C442" w14:textId="77777777" w:rsidR="00DC72AC" w:rsidRPr="006333AF" w:rsidRDefault="00DC72AC" w:rsidP="006333AF"/>
    <w:tbl>
      <w:tblPr>
        <w:tblStyle w:val="TableGrid"/>
        <w:tblW w:w="5000" w:type="pct"/>
        <w:tblLook w:val="04A0" w:firstRow="1" w:lastRow="0" w:firstColumn="1" w:lastColumn="0" w:noHBand="0" w:noVBand="1"/>
      </w:tblPr>
      <w:tblGrid>
        <w:gridCol w:w="2234"/>
        <w:gridCol w:w="3441"/>
        <w:gridCol w:w="3675"/>
      </w:tblGrid>
      <w:tr w:rsidR="00DC72AC" w:rsidRPr="006333AF" w14:paraId="51FDE454" w14:textId="77777777" w:rsidTr="00DC72AC">
        <w:tc>
          <w:tcPr>
            <w:tcW w:w="5000" w:type="pct"/>
            <w:gridSpan w:val="3"/>
          </w:tcPr>
          <w:p w14:paraId="5CDAD3D8" w14:textId="77777777" w:rsidR="00DC72AC" w:rsidRPr="006333AF" w:rsidRDefault="00DC72AC" w:rsidP="006333AF">
            <w:pPr>
              <w:rPr>
                <w:b/>
                <w:i/>
                <w:sz w:val="20"/>
                <w:szCs w:val="20"/>
              </w:rPr>
            </w:pPr>
            <w:r w:rsidRPr="006333AF">
              <w:rPr>
                <w:b/>
                <w:i/>
              </w:rPr>
              <w:t>Appendix 3.D. 2-ft bins, no truncation, 157 observations, width 16</w:t>
            </w:r>
          </w:p>
        </w:tc>
      </w:tr>
      <w:tr w:rsidR="00DC72AC" w:rsidRPr="006333AF" w14:paraId="6AE8C4EA" w14:textId="77777777" w:rsidTr="00DC72AC">
        <w:tc>
          <w:tcPr>
            <w:tcW w:w="1195" w:type="pct"/>
          </w:tcPr>
          <w:p w14:paraId="142D42B6" w14:textId="77777777" w:rsidR="00DC72AC" w:rsidRPr="006333AF" w:rsidRDefault="00DC72AC" w:rsidP="006333AF">
            <w:pPr>
              <w:rPr>
                <w:sz w:val="20"/>
                <w:szCs w:val="20"/>
              </w:rPr>
            </w:pPr>
          </w:p>
        </w:tc>
        <w:tc>
          <w:tcPr>
            <w:tcW w:w="1840" w:type="pct"/>
          </w:tcPr>
          <w:p w14:paraId="2764EB94" w14:textId="77777777" w:rsidR="00DC72AC" w:rsidRPr="006333AF" w:rsidRDefault="00DC72AC" w:rsidP="006333AF">
            <w:pPr>
              <w:rPr>
                <w:b/>
                <w:sz w:val="20"/>
                <w:szCs w:val="20"/>
              </w:rPr>
            </w:pPr>
            <w:r w:rsidRPr="006333AF">
              <w:rPr>
                <w:b/>
                <w:sz w:val="20"/>
                <w:szCs w:val="20"/>
              </w:rPr>
              <w:t>Hazard rate cosine</w:t>
            </w:r>
          </w:p>
        </w:tc>
        <w:tc>
          <w:tcPr>
            <w:tcW w:w="1965" w:type="pct"/>
          </w:tcPr>
          <w:p w14:paraId="65AE4DBA" w14:textId="77777777" w:rsidR="00DC72AC" w:rsidRPr="006333AF" w:rsidRDefault="00DC72AC" w:rsidP="006333AF">
            <w:pPr>
              <w:rPr>
                <w:b/>
                <w:sz w:val="20"/>
                <w:szCs w:val="20"/>
              </w:rPr>
            </w:pPr>
            <w:r w:rsidRPr="006333AF">
              <w:rPr>
                <w:b/>
                <w:sz w:val="20"/>
                <w:szCs w:val="20"/>
              </w:rPr>
              <w:t>Half normal cosine</w:t>
            </w:r>
          </w:p>
        </w:tc>
      </w:tr>
      <w:tr w:rsidR="00DC72AC" w:rsidRPr="006333AF" w14:paraId="352F4B53" w14:textId="77777777" w:rsidTr="00DC72AC">
        <w:tc>
          <w:tcPr>
            <w:tcW w:w="1195" w:type="pct"/>
          </w:tcPr>
          <w:p w14:paraId="7ED737DF" w14:textId="77777777" w:rsidR="00DC72AC" w:rsidRPr="006333AF" w:rsidRDefault="00DC72AC" w:rsidP="006333AF">
            <w:pPr>
              <w:rPr>
                <w:sz w:val="20"/>
                <w:szCs w:val="20"/>
              </w:rPr>
            </w:pPr>
            <w:r w:rsidRPr="006333AF">
              <w:rPr>
                <w:sz w:val="20"/>
                <w:szCs w:val="20"/>
              </w:rPr>
              <w:t>AIC</w:t>
            </w:r>
          </w:p>
        </w:tc>
        <w:tc>
          <w:tcPr>
            <w:tcW w:w="1840" w:type="pct"/>
          </w:tcPr>
          <w:p w14:paraId="21875163" w14:textId="77777777" w:rsidR="00DC72AC" w:rsidRPr="006333AF" w:rsidRDefault="00DC72AC" w:rsidP="006333AF">
            <w:pPr>
              <w:rPr>
                <w:sz w:val="20"/>
                <w:szCs w:val="20"/>
              </w:rPr>
            </w:pPr>
            <w:r w:rsidRPr="006333AF">
              <w:rPr>
                <w:sz w:val="20"/>
                <w:szCs w:val="20"/>
              </w:rPr>
              <w:t>568</w:t>
            </w:r>
          </w:p>
        </w:tc>
        <w:tc>
          <w:tcPr>
            <w:tcW w:w="1965" w:type="pct"/>
          </w:tcPr>
          <w:p w14:paraId="5F4A01AE" w14:textId="77777777" w:rsidR="00DC72AC" w:rsidRPr="006333AF" w:rsidRDefault="00DC72AC" w:rsidP="006333AF">
            <w:pPr>
              <w:rPr>
                <w:sz w:val="20"/>
                <w:szCs w:val="20"/>
              </w:rPr>
            </w:pPr>
            <w:r w:rsidRPr="006333AF">
              <w:rPr>
                <w:sz w:val="20"/>
                <w:szCs w:val="20"/>
              </w:rPr>
              <w:t>571</w:t>
            </w:r>
          </w:p>
        </w:tc>
      </w:tr>
      <w:tr w:rsidR="00DC72AC" w:rsidRPr="006333AF" w14:paraId="038F0B54" w14:textId="77777777" w:rsidTr="00DC72AC">
        <w:tc>
          <w:tcPr>
            <w:tcW w:w="1195" w:type="pct"/>
          </w:tcPr>
          <w:p w14:paraId="72698431"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55015239" w14:textId="77777777" w:rsidR="00DC72AC" w:rsidRPr="006333AF" w:rsidRDefault="00DC72AC" w:rsidP="006333AF">
            <w:pPr>
              <w:rPr>
                <w:sz w:val="20"/>
                <w:szCs w:val="20"/>
              </w:rPr>
            </w:pPr>
            <w:r w:rsidRPr="006333AF">
              <w:rPr>
                <w:sz w:val="20"/>
                <w:szCs w:val="20"/>
              </w:rPr>
              <w:t>1259</w:t>
            </w:r>
          </w:p>
        </w:tc>
        <w:tc>
          <w:tcPr>
            <w:tcW w:w="1965" w:type="pct"/>
          </w:tcPr>
          <w:p w14:paraId="2EBC2974" w14:textId="77777777" w:rsidR="00DC72AC" w:rsidRPr="006333AF" w:rsidRDefault="00DC72AC" w:rsidP="006333AF">
            <w:pPr>
              <w:rPr>
                <w:sz w:val="20"/>
                <w:szCs w:val="20"/>
              </w:rPr>
            </w:pPr>
            <w:r w:rsidRPr="006333AF">
              <w:rPr>
                <w:sz w:val="20"/>
                <w:szCs w:val="20"/>
              </w:rPr>
              <w:t>1094</w:t>
            </w:r>
          </w:p>
        </w:tc>
      </w:tr>
      <w:tr w:rsidR="00DC72AC" w:rsidRPr="006333AF" w14:paraId="47C016FA" w14:textId="77777777" w:rsidTr="00DC72AC">
        <w:tc>
          <w:tcPr>
            <w:tcW w:w="1195" w:type="pct"/>
          </w:tcPr>
          <w:p w14:paraId="21B2543C"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5156368C" w14:textId="77777777" w:rsidR="00DC72AC" w:rsidRPr="006333AF" w:rsidRDefault="00DC72AC" w:rsidP="006333AF">
            <w:pPr>
              <w:rPr>
                <w:sz w:val="20"/>
                <w:szCs w:val="20"/>
              </w:rPr>
            </w:pPr>
            <w:r w:rsidRPr="006333AF">
              <w:rPr>
                <w:sz w:val="20"/>
                <w:szCs w:val="20"/>
              </w:rPr>
              <w:t>893</w:t>
            </w:r>
          </w:p>
        </w:tc>
        <w:tc>
          <w:tcPr>
            <w:tcW w:w="1965" w:type="pct"/>
          </w:tcPr>
          <w:p w14:paraId="73776DE6" w14:textId="77777777" w:rsidR="00DC72AC" w:rsidRPr="006333AF" w:rsidRDefault="00DC72AC" w:rsidP="006333AF">
            <w:pPr>
              <w:rPr>
                <w:sz w:val="20"/>
                <w:szCs w:val="20"/>
              </w:rPr>
            </w:pPr>
            <w:r w:rsidRPr="006333AF">
              <w:rPr>
                <w:sz w:val="20"/>
                <w:szCs w:val="20"/>
              </w:rPr>
              <w:t>832</w:t>
            </w:r>
          </w:p>
        </w:tc>
      </w:tr>
      <w:tr w:rsidR="00DC72AC" w:rsidRPr="006333AF" w14:paraId="50DE7F1D" w14:textId="77777777" w:rsidTr="00DC72AC">
        <w:tc>
          <w:tcPr>
            <w:tcW w:w="1195" w:type="pct"/>
          </w:tcPr>
          <w:p w14:paraId="2F3E4991"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039903DD" w14:textId="77777777" w:rsidR="00DC72AC" w:rsidRPr="006333AF" w:rsidRDefault="00DC72AC" w:rsidP="006333AF">
            <w:pPr>
              <w:rPr>
                <w:sz w:val="20"/>
                <w:szCs w:val="20"/>
              </w:rPr>
            </w:pPr>
            <w:r w:rsidRPr="006333AF">
              <w:rPr>
                <w:sz w:val="20"/>
                <w:szCs w:val="20"/>
              </w:rPr>
              <w:t>177</w:t>
            </w:r>
          </w:p>
        </w:tc>
        <w:tc>
          <w:tcPr>
            <w:tcW w:w="1965" w:type="pct"/>
          </w:tcPr>
          <w:p w14:paraId="2035F401" w14:textId="77777777" w:rsidR="00DC72AC" w:rsidRPr="006333AF" w:rsidRDefault="00DC72AC" w:rsidP="006333AF">
            <w:pPr>
              <w:rPr>
                <w:sz w:val="20"/>
                <w:szCs w:val="20"/>
              </w:rPr>
            </w:pPr>
            <w:r w:rsidRPr="006333AF">
              <w:rPr>
                <w:sz w:val="20"/>
                <w:szCs w:val="20"/>
              </w:rPr>
              <w:t>1440</w:t>
            </w:r>
          </w:p>
        </w:tc>
      </w:tr>
      <w:tr w:rsidR="00DC72AC" w:rsidRPr="006333AF" w14:paraId="69A8F07E" w14:textId="77777777" w:rsidTr="00DC72AC">
        <w:tc>
          <w:tcPr>
            <w:tcW w:w="1195" w:type="pct"/>
          </w:tcPr>
          <w:p w14:paraId="02BF5095" w14:textId="77777777" w:rsidR="00DC72AC" w:rsidRPr="006333AF" w:rsidRDefault="00DC72AC" w:rsidP="006333AF">
            <w:pPr>
              <w:rPr>
                <w:sz w:val="20"/>
                <w:szCs w:val="20"/>
              </w:rPr>
            </w:pPr>
            <w:r w:rsidRPr="006333AF">
              <w:rPr>
                <w:sz w:val="20"/>
                <w:szCs w:val="20"/>
              </w:rPr>
              <w:t>CV of D</w:t>
            </w:r>
          </w:p>
        </w:tc>
        <w:tc>
          <w:tcPr>
            <w:tcW w:w="1840" w:type="pct"/>
          </w:tcPr>
          <w:p w14:paraId="00831DD4" w14:textId="77777777" w:rsidR="00DC72AC" w:rsidRPr="006333AF" w:rsidRDefault="00DC72AC" w:rsidP="006333AF">
            <w:pPr>
              <w:rPr>
                <w:sz w:val="20"/>
                <w:szCs w:val="20"/>
              </w:rPr>
            </w:pPr>
            <w:r w:rsidRPr="006333AF">
              <w:rPr>
                <w:sz w:val="20"/>
                <w:szCs w:val="20"/>
              </w:rPr>
              <w:t>0.17</w:t>
            </w:r>
          </w:p>
        </w:tc>
        <w:tc>
          <w:tcPr>
            <w:tcW w:w="1965" w:type="pct"/>
          </w:tcPr>
          <w:p w14:paraId="411BFC40" w14:textId="77777777" w:rsidR="00DC72AC" w:rsidRPr="006333AF" w:rsidRDefault="00DC72AC" w:rsidP="006333AF">
            <w:pPr>
              <w:rPr>
                <w:sz w:val="20"/>
                <w:szCs w:val="20"/>
              </w:rPr>
            </w:pPr>
            <w:r w:rsidRPr="006333AF">
              <w:rPr>
                <w:sz w:val="20"/>
                <w:szCs w:val="20"/>
              </w:rPr>
              <w:t>0.14</w:t>
            </w:r>
          </w:p>
        </w:tc>
      </w:tr>
      <w:tr w:rsidR="00DC72AC" w:rsidRPr="006333AF" w14:paraId="7C4D8E09" w14:textId="77777777" w:rsidTr="00DC72AC">
        <w:trPr>
          <w:trHeight w:val="611"/>
        </w:trPr>
        <w:tc>
          <w:tcPr>
            <w:tcW w:w="1195" w:type="pct"/>
          </w:tcPr>
          <w:p w14:paraId="111F094A" w14:textId="77777777" w:rsidR="00DC72AC" w:rsidRPr="006333AF" w:rsidRDefault="00DC72AC" w:rsidP="006333AF">
            <w:pPr>
              <w:rPr>
                <w:sz w:val="20"/>
                <w:szCs w:val="20"/>
              </w:rPr>
            </w:pPr>
            <w:r w:rsidRPr="006333AF">
              <w:rPr>
                <w:sz w:val="20"/>
                <w:szCs w:val="20"/>
              </w:rPr>
              <w:t>Judgement</w:t>
            </w:r>
          </w:p>
        </w:tc>
        <w:tc>
          <w:tcPr>
            <w:tcW w:w="1840" w:type="pct"/>
          </w:tcPr>
          <w:p w14:paraId="6EB4047E" w14:textId="77777777" w:rsidR="00DC72AC" w:rsidRPr="006333AF" w:rsidRDefault="00DC72AC" w:rsidP="006333AF">
            <w:pPr>
              <w:rPr>
                <w:sz w:val="20"/>
                <w:szCs w:val="20"/>
              </w:rPr>
            </w:pPr>
            <w:r w:rsidRPr="006333AF">
              <w:rPr>
                <w:sz w:val="20"/>
                <w:szCs w:val="20"/>
              </w:rPr>
              <w:t>Unrealistic shape</w:t>
            </w:r>
          </w:p>
        </w:tc>
        <w:tc>
          <w:tcPr>
            <w:tcW w:w="1965" w:type="pct"/>
          </w:tcPr>
          <w:p w14:paraId="0B1D40D9" w14:textId="77777777" w:rsidR="00DC72AC" w:rsidRPr="006333AF" w:rsidRDefault="00DC72AC" w:rsidP="006333AF">
            <w:pPr>
              <w:rPr>
                <w:sz w:val="20"/>
                <w:szCs w:val="20"/>
              </w:rPr>
            </w:pPr>
            <w:r w:rsidRPr="006333AF">
              <w:rPr>
                <w:sz w:val="20"/>
                <w:szCs w:val="20"/>
              </w:rPr>
              <w:t>Good fit and good shape but not much of a shoulder</w:t>
            </w:r>
          </w:p>
        </w:tc>
      </w:tr>
      <w:tr w:rsidR="00DC72AC" w:rsidRPr="006333AF" w14:paraId="628F4933" w14:textId="77777777" w:rsidTr="00DC72AC">
        <w:tc>
          <w:tcPr>
            <w:tcW w:w="1195" w:type="pct"/>
          </w:tcPr>
          <w:p w14:paraId="464EDADE"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5A2F4A31" w14:textId="77777777" w:rsidR="00DC72AC" w:rsidRPr="006333AF" w:rsidRDefault="00DC72AC" w:rsidP="006333AF">
            <w:pPr>
              <w:rPr>
                <w:sz w:val="20"/>
                <w:szCs w:val="20"/>
              </w:rPr>
            </w:pPr>
            <w:r w:rsidRPr="006333AF">
              <w:rPr>
                <w:sz w:val="20"/>
                <w:szCs w:val="20"/>
              </w:rPr>
              <w:t>0.25</w:t>
            </w:r>
          </w:p>
        </w:tc>
        <w:tc>
          <w:tcPr>
            <w:tcW w:w="1965" w:type="pct"/>
          </w:tcPr>
          <w:p w14:paraId="633E27F2" w14:textId="77777777" w:rsidR="00DC72AC" w:rsidRPr="006333AF" w:rsidRDefault="00DC72AC" w:rsidP="006333AF">
            <w:pPr>
              <w:rPr>
                <w:sz w:val="20"/>
                <w:szCs w:val="20"/>
              </w:rPr>
            </w:pPr>
            <w:r w:rsidRPr="006333AF">
              <w:rPr>
                <w:sz w:val="20"/>
                <w:szCs w:val="20"/>
              </w:rPr>
              <w:t>0.04</w:t>
            </w:r>
          </w:p>
        </w:tc>
      </w:tr>
      <w:tr w:rsidR="00DC72AC" w:rsidRPr="006333AF" w14:paraId="75F9677A" w14:textId="77777777" w:rsidTr="00DC72AC">
        <w:tc>
          <w:tcPr>
            <w:tcW w:w="1195" w:type="pct"/>
          </w:tcPr>
          <w:p w14:paraId="2DF82503" w14:textId="77777777" w:rsidR="00DC72AC" w:rsidRPr="006333AF" w:rsidRDefault="00DC72AC" w:rsidP="006333AF">
            <w:pPr>
              <w:rPr>
                <w:sz w:val="20"/>
                <w:szCs w:val="20"/>
              </w:rPr>
            </w:pPr>
            <w:r w:rsidRPr="006333AF">
              <w:rPr>
                <w:sz w:val="20"/>
                <w:szCs w:val="20"/>
              </w:rPr>
              <w:t># parameters</w:t>
            </w:r>
          </w:p>
        </w:tc>
        <w:tc>
          <w:tcPr>
            <w:tcW w:w="1840" w:type="pct"/>
          </w:tcPr>
          <w:p w14:paraId="23B0A4C1" w14:textId="77777777" w:rsidR="00DC72AC" w:rsidRPr="006333AF" w:rsidRDefault="00DC72AC" w:rsidP="006333AF">
            <w:pPr>
              <w:rPr>
                <w:sz w:val="20"/>
                <w:szCs w:val="20"/>
              </w:rPr>
            </w:pPr>
            <w:r w:rsidRPr="006333AF">
              <w:rPr>
                <w:sz w:val="20"/>
                <w:szCs w:val="20"/>
              </w:rPr>
              <w:t>4</w:t>
            </w:r>
          </w:p>
        </w:tc>
        <w:tc>
          <w:tcPr>
            <w:tcW w:w="1965" w:type="pct"/>
          </w:tcPr>
          <w:p w14:paraId="4AAD5096" w14:textId="77777777" w:rsidR="00DC72AC" w:rsidRPr="006333AF" w:rsidRDefault="00DC72AC" w:rsidP="006333AF">
            <w:pPr>
              <w:rPr>
                <w:sz w:val="20"/>
                <w:szCs w:val="20"/>
              </w:rPr>
            </w:pPr>
            <w:r w:rsidRPr="006333AF">
              <w:rPr>
                <w:sz w:val="20"/>
                <w:szCs w:val="20"/>
              </w:rPr>
              <w:t>1</w:t>
            </w:r>
          </w:p>
        </w:tc>
      </w:tr>
      <w:tr w:rsidR="00DC72AC" w:rsidRPr="006333AF" w14:paraId="0BD3A077" w14:textId="77777777" w:rsidTr="00DC72AC">
        <w:tc>
          <w:tcPr>
            <w:tcW w:w="1195" w:type="pct"/>
          </w:tcPr>
          <w:p w14:paraId="7C039D1E" w14:textId="77777777" w:rsidR="00DC72AC" w:rsidRPr="006333AF" w:rsidRDefault="00DC72AC" w:rsidP="006333AF">
            <w:pPr>
              <w:rPr>
                <w:sz w:val="20"/>
                <w:szCs w:val="20"/>
              </w:rPr>
            </w:pPr>
            <w:r w:rsidRPr="006333AF">
              <w:rPr>
                <w:sz w:val="20"/>
                <w:szCs w:val="20"/>
              </w:rPr>
              <w:t>warnings</w:t>
            </w:r>
          </w:p>
        </w:tc>
        <w:tc>
          <w:tcPr>
            <w:tcW w:w="1840" w:type="pct"/>
          </w:tcPr>
          <w:p w14:paraId="31AF7405" w14:textId="77777777" w:rsidR="00DC72AC" w:rsidRPr="006333AF" w:rsidRDefault="00DC72AC" w:rsidP="006333AF">
            <w:pPr>
              <w:rPr>
                <w:sz w:val="20"/>
                <w:szCs w:val="20"/>
              </w:rPr>
            </w:pPr>
            <w:r w:rsidRPr="006333AF">
              <w:rPr>
                <w:sz w:val="20"/>
                <w:szCs w:val="20"/>
              </w:rPr>
              <w:t>Parameters are being constrained to monotonicity</w:t>
            </w:r>
          </w:p>
        </w:tc>
        <w:tc>
          <w:tcPr>
            <w:tcW w:w="1965" w:type="pct"/>
          </w:tcPr>
          <w:p w14:paraId="3302C1DA" w14:textId="77777777" w:rsidR="00DC72AC" w:rsidRPr="006333AF" w:rsidRDefault="00DC72AC" w:rsidP="006333AF">
            <w:pPr>
              <w:rPr>
                <w:sz w:val="20"/>
                <w:szCs w:val="20"/>
              </w:rPr>
            </w:pPr>
            <w:r w:rsidRPr="006333AF">
              <w:rPr>
                <w:sz w:val="20"/>
                <w:szCs w:val="20"/>
              </w:rPr>
              <w:t>Parameters are being constrained to monotonicity</w:t>
            </w:r>
          </w:p>
        </w:tc>
      </w:tr>
    </w:tbl>
    <w:tbl>
      <w:tblPr>
        <w:tblStyle w:val="TableGrid"/>
        <w:tblpPr w:leftFromText="180" w:rightFromText="180" w:vertAnchor="text" w:horzAnchor="margin" w:tblpY="788"/>
        <w:tblW w:w="5000" w:type="pct"/>
        <w:tblLook w:val="04A0" w:firstRow="1" w:lastRow="0" w:firstColumn="1" w:lastColumn="0" w:noHBand="0" w:noVBand="1"/>
      </w:tblPr>
      <w:tblGrid>
        <w:gridCol w:w="2234"/>
        <w:gridCol w:w="3441"/>
        <w:gridCol w:w="3675"/>
      </w:tblGrid>
      <w:tr w:rsidR="00DC72AC" w:rsidRPr="006333AF" w14:paraId="638FBB3C" w14:textId="77777777" w:rsidTr="00DC72AC">
        <w:tc>
          <w:tcPr>
            <w:tcW w:w="5000" w:type="pct"/>
            <w:gridSpan w:val="3"/>
          </w:tcPr>
          <w:p w14:paraId="50BFA7A8" w14:textId="77777777" w:rsidR="00DC72AC" w:rsidRPr="006333AF" w:rsidRDefault="00DC72AC" w:rsidP="006333AF">
            <w:pPr>
              <w:rPr>
                <w:b/>
                <w:i/>
                <w:sz w:val="20"/>
                <w:szCs w:val="20"/>
              </w:rPr>
            </w:pPr>
            <w:r w:rsidRPr="006333AF">
              <w:rPr>
                <w:b/>
                <w:i/>
              </w:rPr>
              <w:t>Appendix 3.E.  2.5 ft bins,  no truncation, 157 observations, width 15</w:t>
            </w:r>
          </w:p>
        </w:tc>
      </w:tr>
      <w:tr w:rsidR="00DC72AC" w:rsidRPr="006333AF" w14:paraId="091E67E3" w14:textId="77777777" w:rsidTr="00DC72AC">
        <w:tc>
          <w:tcPr>
            <w:tcW w:w="1195" w:type="pct"/>
          </w:tcPr>
          <w:p w14:paraId="1C0ED985" w14:textId="77777777" w:rsidR="00DC72AC" w:rsidRPr="006333AF" w:rsidRDefault="00DC72AC" w:rsidP="006333AF">
            <w:pPr>
              <w:rPr>
                <w:sz w:val="20"/>
                <w:szCs w:val="20"/>
              </w:rPr>
            </w:pPr>
          </w:p>
        </w:tc>
        <w:tc>
          <w:tcPr>
            <w:tcW w:w="1840" w:type="pct"/>
          </w:tcPr>
          <w:p w14:paraId="00BB8C4D" w14:textId="77777777" w:rsidR="00DC72AC" w:rsidRPr="006333AF" w:rsidRDefault="00DC72AC" w:rsidP="006333AF">
            <w:pPr>
              <w:rPr>
                <w:b/>
                <w:sz w:val="20"/>
                <w:szCs w:val="20"/>
              </w:rPr>
            </w:pPr>
            <w:r w:rsidRPr="006333AF">
              <w:rPr>
                <w:b/>
                <w:sz w:val="20"/>
                <w:szCs w:val="20"/>
              </w:rPr>
              <w:t>Hazard rate cosine</w:t>
            </w:r>
          </w:p>
        </w:tc>
        <w:tc>
          <w:tcPr>
            <w:tcW w:w="1965" w:type="pct"/>
          </w:tcPr>
          <w:p w14:paraId="3602164D" w14:textId="77777777" w:rsidR="00DC72AC" w:rsidRPr="006333AF" w:rsidRDefault="00DC72AC" w:rsidP="006333AF">
            <w:pPr>
              <w:rPr>
                <w:b/>
                <w:sz w:val="20"/>
                <w:szCs w:val="20"/>
              </w:rPr>
            </w:pPr>
            <w:r w:rsidRPr="006333AF">
              <w:rPr>
                <w:b/>
                <w:sz w:val="20"/>
                <w:szCs w:val="20"/>
              </w:rPr>
              <w:t>Half normal cosine</w:t>
            </w:r>
          </w:p>
        </w:tc>
      </w:tr>
      <w:tr w:rsidR="00DC72AC" w:rsidRPr="006333AF" w14:paraId="7EFFCD4A" w14:textId="77777777" w:rsidTr="00DC72AC">
        <w:tc>
          <w:tcPr>
            <w:tcW w:w="1195" w:type="pct"/>
          </w:tcPr>
          <w:p w14:paraId="6E841B38" w14:textId="77777777" w:rsidR="00DC72AC" w:rsidRPr="006333AF" w:rsidRDefault="00DC72AC" w:rsidP="006333AF">
            <w:pPr>
              <w:rPr>
                <w:sz w:val="20"/>
                <w:szCs w:val="20"/>
              </w:rPr>
            </w:pPr>
            <w:r w:rsidRPr="006333AF">
              <w:rPr>
                <w:sz w:val="20"/>
                <w:szCs w:val="20"/>
              </w:rPr>
              <w:t>AIC</w:t>
            </w:r>
          </w:p>
        </w:tc>
        <w:tc>
          <w:tcPr>
            <w:tcW w:w="1840" w:type="pct"/>
          </w:tcPr>
          <w:p w14:paraId="5D15368B" w14:textId="77777777" w:rsidR="00DC72AC" w:rsidRPr="006333AF" w:rsidRDefault="00DC72AC" w:rsidP="006333AF">
            <w:pPr>
              <w:rPr>
                <w:sz w:val="20"/>
                <w:szCs w:val="20"/>
              </w:rPr>
            </w:pPr>
            <w:r w:rsidRPr="006333AF">
              <w:rPr>
                <w:sz w:val="20"/>
                <w:szCs w:val="20"/>
              </w:rPr>
              <w:t>500</w:t>
            </w:r>
          </w:p>
        </w:tc>
        <w:tc>
          <w:tcPr>
            <w:tcW w:w="1965" w:type="pct"/>
          </w:tcPr>
          <w:p w14:paraId="11DA4E70" w14:textId="77777777" w:rsidR="00DC72AC" w:rsidRPr="006333AF" w:rsidRDefault="00DC72AC" w:rsidP="006333AF">
            <w:pPr>
              <w:rPr>
                <w:sz w:val="20"/>
                <w:szCs w:val="20"/>
              </w:rPr>
            </w:pPr>
            <w:r w:rsidRPr="006333AF">
              <w:rPr>
                <w:sz w:val="20"/>
                <w:szCs w:val="20"/>
              </w:rPr>
              <w:t>499</w:t>
            </w:r>
          </w:p>
        </w:tc>
      </w:tr>
      <w:tr w:rsidR="00DC72AC" w:rsidRPr="006333AF" w14:paraId="466D83E5" w14:textId="77777777" w:rsidTr="00DC72AC">
        <w:tc>
          <w:tcPr>
            <w:tcW w:w="1195" w:type="pct"/>
          </w:tcPr>
          <w:p w14:paraId="36738F56"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0A4EAF09" w14:textId="77777777" w:rsidR="00DC72AC" w:rsidRPr="006333AF" w:rsidRDefault="00DC72AC" w:rsidP="006333AF">
            <w:pPr>
              <w:rPr>
                <w:sz w:val="20"/>
                <w:szCs w:val="20"/>
              </w:rPr>
            </w:pPr>
            <w:r w:rsidRPr="006333AF">
              <w:rPr>
                <w:sz w:val="20"/>
                <w:szCs w:val="20"/>
              </w:rPr>
              <w:t>1108</w:t>
            </w:r>
          </w:p>
        </w:tc>
        <w:tc>
          <w:tcPr>
            <w:tcW w:w="1965" w:type="pct"/>
          </w:tcPr>
          <w:p w14:paraId="079DA91D" w14:textId="77777777" w:rsidR="00DC72AC" w:rsidRPr="006333AF" w:rsidRDefault="00DC72AC" w:rsidP="006333AF">
            <w:pPr>
              <w:rPr>
                <w:sz w:val="20"/>
                <w:szCs w:val="20"/>
              </w:rPr>
            </w:pPr>
            <w:r w:rsidRPr="006333AF">
              <w:rPr>
                <w:sz w:val="20"/>
                <w:szCs w:val="20"/>
              </w:rPr>
              <w:t>1078</w:t>
            </w:r>
          </w:p>
        </w:tc>
      </w:tr>
      <w:tr w:rsidR="00DC72AC" w:rsidRPr="006333AF" w14:paraId="185CA802" w14:textId="77777777" w:rsidTr="00DC72AC">
        <w:tc>
          <w:tcPr>
            <w:tcW w:w="1195" w:type="pct"/>
          </w:tcPr>
          <w:p w14:paraId="7269B12B"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5BBEBBAD" w14:textId="77777777" w:rsidR="00DC72AC" w:rsidRPr="006333AF" w:rsidRDefault="00DC72AC" w:rsidP="006333AF">
            <w:pPr>
              <w:rPr>
                <w:sz w:val="20"/>
                <w:szCs w:val="20"/>
              </w:rPr>
            </w:pPr>
            <w:r w:rsidRPr="006333AF">
              <w:rPr>
                <w:sz w:val="20"/>
                <w:szCs w:val="20"/>
              </w:rPr>
              <w:t>801</w:t>
            </w:r>
          </w:p>
        </w:tc>
        <w:tc>
          <w:tcPr>
            <w:tcW w:w="1965" w:type="pct"/>
          </w:tcPr>
          <w:p w14:paraId="3F32BBD5" w14:textId="77777777" w:rsidR="00DC72AC" w:rsidRPr="006333AF" w:rsidRDefault="00DC72AC" w:rsidP="006333AF">
            <w:pPr>
              <w:rPr>
                <w:sz w:val="20"/>
                <w:szCs w:val="20"/>
              </w:rPr>
            </w:pPr>
            <w:r w:rsidRPr="006333AF">
              <w:rPr>
                <w:sz w:val="20"/>
                <w:szCs w:val="20"/>
              </w:rPr>
              <w:t>817</w:t>
            </w:r>
          </w:p>
        </w:tc>
      </w:tr>
      <w:tr w:rsidR="00DC72AC" w:rsidRPr="006333AF" w14:paraId="7B1CD744" w14:textId="77777777" w:rsidTr="00DC72AC">
        <w:tc>
          <w:tcPr>
            <w:tcW w:w="1195" w:type="pct"/>
          </w:tcPr>
          <w:p w14:paraId="35A60F19"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3E9DF8AA" w14:textId="77777777" w:rsidR="00DC72AC" w:rsidRPr="006333AF" w:rsidRDefault="00DC72AC" w:rsidP="006333AF">
            <w:pPr>
              <w:rPr>
                <w:sz w:val="20"/>
                <w:szCs w:val="20"/>
              </w:rPr>
            </w:pPr>
            <w:r w:rsidRPr="006333AF">
              <w:rPr>
                <w:sz w:val="20"/>
                <w:szCs w:val="20"/>
              </w:rPr>
              <w:t>1530</w:t>
            </w:r>
          </w:p>
        </w:tc>
        <w:tc>
          <w:tcPr>
            <w:tcW w:w="1965" w:type="pct"/>
          </w:tcPr>
          <w:p w14:paraId="4D596FA4" w14:textId="77777777" w:rsidR="00DC72AC" w:rsidRPr="006333AF" w:rsidRDefault="00DC72AC" w:rsidP="006333AF">
            <w:pPr>
              <w:rPr>
                <w:sz w:val="20"/>
                <w:szCs w:val="20"/>
              </w:rPr>
            </w:pPr>
            <w:r w:rsidRPr="006333AF">
              <w:rPr>
                <w:sz w:val="20"/>
                <w:szCs w:val="20"/>
              </w:rPr>
              <w:t>1421</w:t>
            </w:r>
          </w:p>
        </w:tc>
      </w:tr>
      <w:tr w:rsidR="00DC72AC" w:rsidRPr="006333AF" w14:paraId="52FF747D" w14:textId="77777777" w:rsidTr="00DC72AC">
        <w:tc>
          <w:tcPr>
            <w:tcW w:w="1195" w:type="pct"/>
          </w:tcPr>
          <w:p w14:paraId="1C7B531A" w14:textId="77777777" w:rsidR="00DC72AC" w:rsidRPr="006333AF" w:rsidRDefault="00DC72AC" w:rsidP="006333AF">
            <w:pPr>
              <w:rPr>
                <w:sz w:val="20"/>
                <w:szCs w:val="20"/>
              </w:rPr>
            </w:pPr>
            <w:r w:rsidRPr="006333AF">
              <w:rPr>
                <w:sz w:val="20"/>
                <w:szCs w:val="20"/>
              </w:rPr>
              <w:t>CV of D</w:t>
            </w:r>
          </w:p>
        </w:tc>
        <w:tc>
          <w:tcPr>
            <w:tcW w:w="1840" w:type="pct"/>
          </w:tcPr>
          <w:p w14:paraId="422FC89D" w14:textId="77777777" w:rsidR="00DC72AC" w:rsidRPr="006333AF" w:rsidRDefault="00DC72AC" w:rsidP="006333AF">
            <w:pPr>
              <w:rPr>
                <w:sz w:val="20"/>
                <w:szCs w:val="20"/>
              </w:rPr>
            </w:pPr>
            <w:r w:rsidRPr="006333AF">
              <w:rPr>
                <w:sz w:val="20"/>
                <w:szCs w:val="20"/>
              </w:rPr>
              <w:t>0.16</w:t>
            </w:r>
          </w:p>
        </w:tc>
        <w:tc>
          <w:tcPr>
            <w:tcW w:w="1965" w:type="pct"/>
          </w:tcPr>
          <w:p w14:paraId="3E300368" w14:textId="77777777" w:rsidR="00DC72AC" w:rsidRPr="006333AF" w:rsidRDefault="00DC72AC" w:rsidP="006333AF">
            <w:pPr>
              <w:rPr>
                <w:sz w:val="20"/>
                <w:szCs w:val="20"/>
              </w:rPr>
            </w:pPr>
            <w:r w:rsidRPr="006333AF">
              <w:rPr>
                <w:sz w:val="20"/>
                <w:szCs w:val="20"/>
              </w:rPr>
              <w:t>0.14</w:t>
            </w:r>
          </w:p>
        </w:tc>
      </w:tr>
      <w:tr w:rsidR="00DC72AC" w:rsidRPr="006333AF" w14:paraId="796F985B" w14:textId="77777777" w:rsidTr="00DC72AC">
        <w:trPr>
          <w:trHeight w:val="611"/>
        </w:trPr>
        <w:tc>
          <w:tcPr>
            <w:tcW w:w="1195" w:type="pct"/>
          </w:tcPr>
          <w:p w14:paraId="2D24B2BB" w14:textId="77777777" w:rsidR="00DC72AC" w:rsidRPr="006333AF" w:rsidRDefault="00DC72AC" w:rsidP="006333AF">
            <w:pPr>
              <w:rPr>
                <w:sz w:val="20"/>
                <w:szCs w:val="20"/>
              </w:rPr>
            </w:pPr>
            <w:r w:rsidRPr="006333AF">
              <w:rPr>
                <w:sz w:val="20"/>
                <w:szCs w:val="20"/>
              </w:rPr>
              <w:t>Judgement</w:t>
            </w:r>
          </w:p>
        </w:tc>
        <w:tc>
          <w:tcPr>
            <w:tcW w:w="1840" w:type="pct"/>
          </w:tcPr>
          <w:p w14:paraId="73E9892C" w14:textId="77777777" w:rsidR="00DC72AC" w:rsidRPr="006333AF" w:rsidRDefault="00DC72AC" w:rsidP="006333AF">
            <w:pPr>
              <w:rPr>
                <w:sz w:val="20"/>
                <w:szCs w:val="20"/>
              </w:rPr>
            </w:pPr>
            <w:r w:rsidRPr="006333AF">
              <w:rPr>
                <w:sz w:val="20"/>
                <w:szCs w:val="20"/>
              </w:rPr>
              <w:t>Unrealistic fit</w:t>
            </w:r>
          </w:p>
        </w:tc>
        <w:tc>
          <w:tcPr>
            <w:tcW w:w="1965" w:type="pct"/>
          </w:tcPr>
          <w:p w14:paraId="614043A2" w14:textId="77777777" w:rsidR="00DC72AC" w:rsidRPr="006333AF" w:rsidRDefault="00DC72AC" w:rsidP="006333AF">
            <w:pPr>
              <w:rPr>
                <w:sz w:val="20"/>
                <w:szCs w:val="20"/>
              </w:rPr>
            </w:pPr>
            <w:r w:rsidRPr="006333AF">
              <w:rPr>
                <w:sz w:val="20"/>
                <w:szCs w:val="20"/>
              </w:rPr>
              <w:t>Good fit and shape but no shoulder</w:t>
            </w:r>
          </w:p>
        </w:tc>
      </w:tr>
      <w:tr w:rsidR="00DC72AC" w:rsidRPr="006333AF" w14:paraId="2A98DDDE" w14:textId="77777777" w:rsidTr="00DC72AC">
        <w:tc>
          <w:tcPr>
            <w:tcW w:w="1195" w:type="pct"/>
          </w:tcPr>
          <w:p w14:paraId="4934DA96"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0BB28C54" w14:textId="77777777" w:rsidR="00DC72AC" w:rsidRPr="006333AF" w:rsidRDefault="00DC72AC" w:rsidP="006333AF">
            <w:pPr>
              <w:rPr>
                <w:sz w:val="20"/>
                <w:szCs w:val="20"/>
              </w:rPr>
            </w:pPr>
            <w:r w:rsidRPr="006333AF">
              <w:rPr>
                <w:sz w:val="20"/>
                <w:szCs w:val="20"/>
              </w:rPr>
              <w:t>0.10</w:t>
            </w:r>
          </w:p>
        </w:tc>
        <w:tc>
          <w:tcPr>
            <w:tcW w:w="1965" w:type="pct"/>
          </w:tcPr>
          <w:p w14:paraId="5BBE3234" w14:textId="77777777" w:rsidR="00DC72AC" w:rsidRPr="006333AF" w:rsidRDefault="00DC72AC" w:rsidP="006333AF">
            <w:pPr>
              <w:rPr>
                <w:sz w:val="20"/>
                <w:szCs w:val="20"/>
              </w:rPr>
            </w:pPr>
            <w:r w:rsidRPr="006333AF">
              <w:rPr>
                <w:sz w:val="20"/>
                <w:szCs w:val="20"/>
              </w:rPr>
              <w:t>0.09</w:t>
            </w:r>
          </w:p>
        </w:tc>
      </w:tr>
      <w:tr w:rsidR="00DC72AC" w:rsidRPr="006333AF" w14:paraId="5A0C42E7" w14:textId="77777777" w:rsidTr="00DC72AC">
        <w:trPr>
          <w:trHeight w:val="272"/>
        </w:trPr>
        <w:tc>
          <w:tcPr>
            <w:tcW w:w="1195" w:type="pct"/>
          </w:tcPr>
          <w:p w14:paraId="4584537B" w14:textId="77777777" w:rsidR="00DC72AC" w:rsidRPr="006333AF" w:rsidRDefault="00DC72AC" w:rsidP="006333AF">
            <w:pPr>
              <w:rPr>
                <w:sz w:val="20"/>
                <w:szCs w:val="20"/>
              </w:rPr>
            </w:pPr>
            <w:r w:rsidRPr="006333AF">
              <w:rPr>
                <w:sz w:val="20"/>
                <w:szCs w:val="20"/>
              </w:rPr>
              <w:t># parameters</w:t>
            </w:r>
          </w:p>
        </w:tc>
        <w:tc>
          <w:tcPr>
            <w:tcW w:w="1840" w:type="pct"/>
          </w:tcPr>
          <w:p w14:paraId="00837A9E" w14:textId="77777777" w:rsidR="00DC72AC" w:rsidRPr="006333AF" w:rsidRDefault="00DC72AC" w:rsidP="006333AF">
            <w:pPr>
              <w:rPr>
                <w:sz w:val="20"/>
                <w:szCs w:val="20"/>
              </w:rPr>
            </w:pPr>
            <w:r w:rsidRPr="006333AF">
              <w:rPr>
                <w:sz w:val="20"/>
                <w:szCs w:val="20"/>
              </w:rPr>
              <w:t>3</w:t>
            </w:r>
          </w:p>
        </w:tc>
        <w:tc>
          <w:tcPr>
            <w:tcW w:w="1965" w:type="pct"/>
          </w:tcPr>
          <w:p w14:paraId="4F03A636" w14:textId="77777777" w:rsidR="00DC72AC" w:rsidRPr="006333AF" w:rsidRDefault="00DC72AC" w:rsidP="006333AF">
            <w:pPr>
              <w:rPr>
                <w:sz w:val="20"/>
                <w:szCs w:val="20"/>
              </w:rPr>
            </w:pPr>
            <w:r w:rsidRPr="006333AF">
              <w:rPr>
                <w:sz w:val="20"/>
                <w:szCs w:val="20"/>
              </w:rPr>
              <w:t>1</w:t>
            </w:r>
          </w:p>
        </w:tc>
      </w:tr>
      <w:tr w:rsidR="00DC72AC" w:rsidRPr="006333AF" w14:paraId="5C7ED237" w14:textId="77777777" w:rsidTr="00DC72AC">
        <w:tc>
          <w:tcPr>
            <w:tcW w:w="1195" w:type="pct"/>
          </w:tcPr>
          <w:p w14:paraId="236F82B1" w14:textId="77777777" w:rsidR="00DC72AC" w:rsidRPr="006333AF" w:rsidRDefault="00DC72AC" w:rsidP="006333AF">
            <w:pPr>
              <w:rPr>
                <w:sz w:val="20"/>
                <w:szCs w:val="20"/>
              </w:rPr>
            </w:pPr>
            <w:r w:rsidRPr="006333AF">
              <w:rPr>
                <w:sz w:val="20"/>
                <w:szCs w:val="20"/>
              </w:rPr>
              <w:t>warnings</w:t>
            </w:r>
          </w:p>
        </w:tc>
        <w:tc>
          <w:tcPr>
            <w:tcW w:w="1840" w:type="pct"/>
          </w:tcPr>
          <w:p w14:paraId="07F593ED" w14:textId="77777777" w:rsidR="00DC72AC" w:rsidRPr="006333AF" w:rsidRDefault="00DC72AC" w:rsidP="006333AF">
            <w:pPr>
              <w:rPr>
                <w:sz w:val="20"/>
                <w:szCs w:val="20"/>
              </w:rPr>
            </w:pPr>
            <w:r w:rsidRPr="006333AF">
              <w:rPr>
                <w:i/>
              </w:rPr>
              <w:t>Parameters being constrained to monotonicity</w:t>
            </w:r>
          </w:p>
        </w:tc>
        <w:tc>
          <w:tcPr>
            <w:tcW w:w="1965" w:type="pct"/>
          </w:tcPr>
          <w:p w14:paraId="7338937B" w14:textId="77777777" w:rsidR="00DC72AC" w:rsidRPr="006333AF" w:rsidRDefault="00DC72AC" w:rsidP="006333AF">
            <w:pPr>
              <w:rPr>
                <w:sz w:val="20"/>
                <w:szCs w:val="20"/>
              </w:rPr>
            </w:pPr>
            <w:r w:rsidRPr="006333AF">
              <w:rPr>
                <w:i/>
              </w:rPr>
              <w:t>None</w:t>
            </w:r>
          </w:p>
        </w:tc>
      </w:tr>
    </w:tbl>
    <w:p w14:paraId="08535DA1" w14:textId="77777777" w:rsidR="00DC72AC" w:rsidRPr="006333AF" w:rsidRDefault="00DC72AC" w:rsidP="006333AF"/>
    <w:p w14:paraId="013B8E35" w14:textId="77777777" w:rsidR="00DC72AC" w:rsidRPr="006333AF" w:rsidRDefault="00DC72AC" w:rsidP="006333AF"/>
    <w:p w14:paraId="64CB3AE1" w14:textId="77777777" w:rsidR="00DC72AC" w:rsidRPr="006333AF" w:rsidRDefault="00DC72AC" w:rsidP="006333AF"/>
    <w:tbl>
      <w:tblPr>
        <w:tblStyle w:val="TableGrid"/>
        <w:tblW w:w="5000" w:type="pct"/>
        <w:tblLook w:val="04A0" w:firstRow="1" w:lastRow="0" w:firstColumn="1" w:lastColumn="0" w:noHBand="0" w:noVBand="1"/>
      </w:tblPr>
      <w:tblGrid>
        <w:gridCol w:w="2203"/>
        <w:gridCol w:w="3914"/>
        <w:gridCol w:w="3233"/>
      </w:tblGrid>
      <w:tr w:rsidR="00DC72AC" w:rsidRPr="006333AF" w14:paraId="58D397F1" w14:textId="77777777" w:rsidTr="00DC72AC">
        <w:tc>
          <w:tcPr>
            <w:tcW w:w="5000" w:type="pct"/>
            <w:gridSpan w:val="3"/>
          </w:tcPr>
          <w:p w14:paraId="639EA959" w14:textId="77777777" w:rsidR="00DC72AC" w:rsidRPr="006333AF" w:rsidRDefault="00DC72AC" w:rsidP="006333AF">
            <w:pPr>
              <w:rPr>
                <w:b/>
                <w:sz w:val="20"/>
                <w:szCs w:val="20"/>
              </w:rPr>
            </w:pPr>
            <w:r w:rsidRPr="006333AF">
              <w:rPr>
                <w:b/>
                <w:i/>
              </w:rPr>
              <w:lastRenderedPageBreak/>
              <w:t>Appendix 3.F. No binning,  truncation after 12ft, 152 observations, width 12</w:t>
            </w:r>
          </w:p>
        </w:tc>
      </w:tr>
      <w:tr w:rsidR="00DC72AC" w:rsidRPr="006333AF" w14:paraId="16D4EC46" w14:textId="77777777" w:rsidTr="00DC72AC">
        <w:tc>
          <w:tcPr>
            <w:tcW w:w="1178" w:type="pct"/>
          </w:tcPr>
          <w:p w14:paraId="4878E5DF" w14:textId="77777777" w:rsidR="00DC72AC" w:rsidRPr="006333AF" w:rsidRDefault="00DC72AC" w:rsidP="006333AF">
            <w:pPr>
              <w:rPr>
                <w:sz w:val="20"/>
                <w:szCs w:val="20"/>
              </w:rPr>
            </w:pPr>
          </w:p>
        </w:tc>
        <w:tc>
          <w:tcPr>
            <w:tcW w:w="2093" w:type="pct"/>
          </w:tcPr>
          <w:p w14:paraId="61177660" w14:textId="77777777" w:rsidR="00DC72AC" w:rsidRPr="006333AF" w:rsidRDefault="00DC72AC" w:rsidP="006333AF">
            <w:pPr>
              <w:rPr>
                <w:b/>
                <w:sz w:val="20"/>
                <w:szCs w:val="20"/>
              </w:rPr>
            </w:pPr>
            <w:r w:rsidRPr="006333AF">
              <w:rPr>
                <w:b/>
                <w:sz w:val="20"/>
                <w:szCs w:val="20"/>
              </w:rPr>
              <w:t>Hazard rate cosine*</w:t>
            </w:r>
          </w:p>
        </w:tc>
        <w:tc>
          <w:tcPr>
            <w:tcW w:w="1729" w:type="pct"/>
          </w:tcPr>
          <w:p w14:paraId="5C251CF6" w14:textId="77777777" w:rsidR="00DC72AC" w:rsidRPr="006333AF" w:rsidRDefault="00DC72AC" w:rsidP="006333AF">
            <w:pPr>
              <w:rPr>
                <w:b/>
                <w:sz w:val="20"/>
                <w:szCs w:val="20"/>
              </w:rPr>
            </w:pPr>
            <w:r w:rsidRPr="006333AF">
              <w:rPr>
                <w:b/>
                <w:sz w:val="20"/>
                <w:szCs w:val="20"/>
              </w:rPr>
              <w:t>Half normal cosine</w:t>
            </w:r>
          </w:p>
        </w:tc>
      </w:tr>
      <w:tr w:rsidR="00DC72AC" w:rsidRPr="006333AF" w14:paraId="06B1F71F" w14:textId="77777777" w:rsidTr="00DC72AC">
        <w:tc>
          <w:tcPr>
            <w:tcW w:w="1178" w:type="pct"/>
          </w:tcPr>
          <w:p w14:paraId="01790A48" w14:textId="77777777" w:rsidR="00DC72AC" w:rsidRPr="006333AF" w:rsidRDefault="00DC72AC" w:rsidP="006333AF">
            <w:pPr>
              <w:rPr>
                <w:sz w:val="20"/>
                <w:szCs w:val="20"/>
              </w:rPr>
            </w:pPr>
            <w:r w:rsidRPr="006333AF">
              <w:rPr>
                <w:sz w:val="20"/>
                <w:szCs w:val="20"/>
              </w:rPr>
              <w:t>AIC</w:t>
            </w:r>
          </w:p>
        </w:tc>
        <w:tc>
          <w:tcPr>
            <w:tcW w:w="2093" w:type="pct"/>
          </w:tcPr>
          <w:p w14:paraId="1B8C1F43" w14:textId="77777777" w:rsidR="00DC72AC" w:rsidRPr="006333AF" w:rsidRDefault="00DC72AC" w:rsidP="006333AF">
            <w:pPr>
              <w:rPr>
                <w:sz w:val="20"/>
                <w:szCs w:val="20"/>
              </w:rPr>
            </w:pPr>
            <w:r w:rsidRPr="006333AF">
              <w:rPr>
                <w:sz w:val="20"/>
                <w:szCs w:val="20"/>
              </w:rPr>
              <w:t>732</w:t>
            </w:r>
          </w:p>
        </w:tc>
        <w:tc>
          <w:tcPr>
            <w:tcW w:w="1729" w:type="pct"/>
          </w:tcPr>
          <w:p w14:paraId="6997FC2B" w14:textId="77777777" w:rsidR="00DC72AC" w:rsidRPr="006333AF" w:rsidRDefault="00DC72AC" w:rsidP="006333AF">
            <w:pPr>
              <w:rPr>
                <w:sz w:val="20"/>
                <w:szCs w:val="20"/>
              </w:rPr>
            </w:pPr>
            <w:r w:rsidRPr="006333AF">
              <w:rPr>
                <w:sz w:val="20"/>
                <w:szCs w:val="20"/>
              </w:rPr>
              <w:t>728</w:t>
            </w:r>
          </w:p>
        </w:tc>
      </w:tr>
      <w:tr w:rsidR="00DC72AC" w:rsidRPr="006333AF" w14:paraId="0DC5D948" w14:textId="77777777" w:rsidTr="00DC72AC">
        <w:tc>
          <w:tcPr>
            <w:tcW w:w="1178" w:type="pct"/>
          </w:tcPr>
          <w:p w14:paraId="746214DC"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2093" w:type="pct"/>
          </w:tcPr>
          <w:p w14:paraId="71C72964" w14:textId="77777777" w:rsidR="00DC72AC" w:rsidRPr="006333AF" w:rsidRDefault="00DC72AC" w:rsidP="006333AF">
            <w:pPr>
              <w:rPr>
                <w:sz w:val="20"/>
                <w:szCs w:val="20"/>
              </w:rPr>
            </w:pPr>
            <w:r w:rsidRPr="006333AF">
              <w:rPr>
                <w:sz w:val="20"/>
                <w:szCs w:val="20"/>
              </w:rPr>
              <w:t>1200</w:t>
            </w:r>
          </w:p>
        </w:tc>
        <w:tc>
          <w:tcPr>
            <w:tcW w:w="1729" w:type="pct"/>
          </w:tcPr>
          <w:p w14:paraId="008BC9B5" w14:textId="77777777" w:rsidR="00DC72AC" w:rsidRPr="006333AF" w:rsidRDefault="00DC72AC" w:rsidP="006333AF">
            <w:pPr>
              <w:rPr>
                <w:sz w:val="20"/>
                <w:szCs w:val="20"/>
              </w:rPr>
            </w:pPr>
            <w:r w:rsidRPr="006333AF">
              <w:rPr>
                <w:sz w:val="20"/>
                <w:szCs w:val="20"/>
              </w:rPr>
              <w:t>1059</w:t>
            </w:r>
          </w:p>
        </w:tc>
      </w:tr>
      <w:tr w:rsidR="00DC72AC" w:rsidRPr="006333AF" w14:paraId="21C2290F" w14:textId="77777777" w:rsidTr="00DC72AC">
        <w:tc>
          <w:tcPr>
            <w:tcW w:w="1178" w:type="pct"/>
          </w:tcPr>
          <w:p w14:paraId="7A2D5F4B"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2093" w:type="pct"/>
          </w:tcPr>
          <w:p w14:paraId="39ADB82B" w14:textId="77777777" w:rsidR="00DC72AC" w:rsidRPr="006333AF" w:rsidRDefault="00DC72AC" w:rsidP="006333AF">
            <w:pPr>
              <w:rPr>
                <w:sz w:val="20"/>
                <w:szCs w:val="20"/>
              </w:rPr>
            </w:pPr>
            <w:r w:rsidRPr="006333AF">
              <w:rPr>
                <w:sz w:val="20"/>
                <w:szCs w:val="20"/>
              </w:rPr>
              <w:t>807</w:t>
            </w:r>
          </w:p>
        </w:tc>
        <w:tc>
          <w:tcPr>
            <w:tcW w:w="1729" w:type="pct"/>
          </w:tcPr>
          <w:p w14:paraId="587F2BDA" w14:textId="77777777" w:rsidR="00DC72AC" w:rsidRPr="006333AF" w:rsidRDefault="00DC72AC" w:rsidP="006333AF">
            <w:pPr>
              <w:rPr>
                <w:sz w:val="20"/>
                <w:szCs w:val="20"/>
              </w:rPr>
            </w:pPr>
            <w:r w:rsidRPr="006333AF">
              <w:rPr>
                <w:sz w:val="20"/>
                <w:szCs w:val="20"/>
              </w:rPr>
              <w:t>798</w:t>
            </w:r>
          </w:p>
        </w:tc>
      </w:tr>
      <w:tr w:rsidR="00DC72AC" w:rsidRPr="006333AF" w14:paraId="660BB6C4" w14:textId="77777777" w:rsidTr="00DC72AC">
        <w:tc>
          <w:tcPr>
            <w:tcW w:w="1178" w:type="pct"/>
          </w:tcPr>
          <w:p w14:paraId="30ADD647"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2093" w:type="pct"/>
          </w:tcPr>
          <w:p w14:paraId="1802339E" w14:textId="77777777" w:rsidR="00DC72AC" w:rsidRPr="006333AF" w:rsidRDefault="00DC72AC" w:rsidP="006333AF">
            <w:pPr>
              <w:rPr>
                <w:sz w:val="20"/>
                <w:szCs w:val="20"/>
              </w:rPr>
            </w:pPr>
            <w:r w:rsidRPr="006333AF">
              <w:rPr>
                <w:sz w:val="20"/>
                <w:szCs w:val="20"/>
              </w:rPr>
              <w:t>1786</w:t>
            </w:r>
          </w:p>
        </w:tc>
        <w:tc>
          <w:tcPr>
            <w:tcW w:w="1729" w:type="pct"/>
          </w:tcPr>
          <w:p w14:paraId="2782F55D" w14:textId="77777777" w:rsidR="00DC72AC" w:rsidRPr="006333AF" w:rsidRDefault="00DC72AC" w:rsidP="006333AF">
            <w:pPr>
              <w:rPr>
                <w:sz w:val="20"/>
                <w:szCs w:val="20"/>
              </w:rPr>
            </w:pPr>
            <w:r w:rsidRPr="006333AF">
              <w:rPr>
                <w:sz w:val="20"/>
                <w:szCs w:val="20"/>
              </w:rPr>
              <w:t>1407</w:t>
            </w:r>
          </w:p>
        </w:tc>
      </w:tr>
      <w:tr w:rsidR="00DC72AC" w:rsidRPr="006333AF" w14:paraId="75FC2A89" w14:textId="77777777" w:rsidTr="00DC72AC">
        <w:tc>
          <w:tcPr>
            <w:tcW w:w="1178" w:type="pct"/>
          </w:tcPr>
          <w:p w14:paraId="6A6F7011" w14:textId="77777777" w:rsidR="00DC72AC" w:rsidRPr="006333AF" w:rsidRDefault="00DC72AC" w:rsidP="006333AF">
            <w:pPr>
              <w:rPr>
                <w:sz w:val="20"/>
                <w:szCs w:val="20"/>
              </w:rPr>
            </w:pPr>
            <w:r w:rsidRPr="006333AF">
              <w:rPr>
                <w:sz w:val="20"/>
                <w:szCs w:val="20"/>
              </w:rPr>
              <w:t>CV of D</w:t>
            </w:r>
          </w:p>
        </w:tc>
        <w:tc>
          <w:tcPr>
            <w:tcW w:w="2093" w:type="pct"/>
          </w:tcPr>
          <w:p w14:paraId="502B2779" w14:textId="77777777" w:rsidR="00DC72AC" w:rsidRPr="006333AF" w:rsidRDefault="00DC72AC" w:rsidP="006333AF">
            <w:pPr>
              <w:rPr>
                <w:sz w:val="20"/>
                <w:szCs w:val="20"/>
              </w:rPr>
            </w:pPr>
            <w:r w:rsidRPr="006333AF">
              <w:rPr>
                <w:sz w:val="20"/>
                <w:szCs w:val="20"/>
              </w:rPr>
              <w:t>0.20</w:t>
            </w:r>
          </w:p>
        </w:tc>
        <w:tc>
          <w:tcPr>
            <w:tcW w:w="1729" w:type="pct"/>
          </w:tcPr>
          <w:p w14:paraId="22962AFF" w14:textId="77777777" w:rsidR="00DC72AC" w:rsidRPr="006333AF" w:rsidRDefault="00DC72AC" w:rsidP="006333AF">
            <w:pPr>
              <w:rPr>
                <w:sz w:val="20"/>
                <w:szCs w:val="20"/>
              </w:rPr>
            </w:pPr>
            <w:r w:rsidRPr="006333AF">
              <w:rPr>
                <w:sz w:val="20"/>
                <w:szCs w:val="20"/>
              </w:rPr>
              <w:t>0.14</w:t>
            </w:r>
          </w:p>
        </w:tc>
      </w:tr>
      <w:tr w:rsidR="00DC72AC" w:rsidRPr="006333AF" w14:paraId="1628BC85" w14:textId="77777777" w:rsidTr="00DC72AC">
        <w:trPr>
          <w:trHeight w:val="656"/>
        </w:trPr>
        <w:tc>
          <w:tcPr>
            <w:tcW w:w="1178" w:type="pct"/>
          </w:tcPr>
          <w:p w14:paraId="65F8C8EC" w14:textId="77777777" w:rsidR="00DC72AC" w:rsidRPr="006333AF" w:rsidRDefault="00DC72AC" w:rsidP="006333AF">
            <w:pPr>
              <w:rPr>
                <w:sz w:val="20"/>
                <w:szCs w:val="20"/>
              </w:rPr>
            </w:pPr>
            <w:r w:rsidRPr="006333AF">
              <w:rPr>
                <w:sz w:val="20"/>
                <w:szCs w:val="20"/>
              </w:rPr>
              <w:t>Judgement</w:t>
            </w:r>
          </w:p>
        </w:tc>
        <w:tc>
          <w:tcPr>
            <w:tcW w:w="2093" w:type="pct"/>
          </w:tcPr>
          <w:p w14:paraId="1440E904" w14:textId="77777777" w:rsidR="00DC72AC" w:rsidRPr="006333AF" w:rsidRDefault="00DC72AC" w:rsidP="006333AF">
            <w:pPr>
              <w:rPr>
                <w:sz w:val="20"/>
                <w:szCs w:val="20"/>
              </w:rPr>
            </w:pPr>
            <w:r w:rsidRPr="006333AF">
              <w:rPr>
                <w:sz w:val="20"/>
                <w:szCs w:val="20"/>
              </w:rPr>
              <w:t>OK shape and fit but bad at end</w:t>
            </w:r>
          </w:p>
        </w:tc>
        <w:tc>
          <w:tcPr>
            <w:tcW w:w="1729" w:type="pct"/>
          </w:tcPr>
          <w:p w14:paraId="19380BC8" w14:textId="77777777" w:rsidR="00DC72AC" w:rsidRPr="006333AF" w:rsidRDefault="00DC72AC" w:rsidP="006333AF">
            <w:pPr>
              <w:rPr>
                <w:sz w:val="20"/>
                <w:szCs w:val="20"/>
              </w:rPr>
            </w:pPr>
            <w:r w:rsidRPr="006333AF">
              <w:rPr>
                <w:sz w:val="20"/>
                <w:szCs w:val="20"/>
              </w:rPr>
              <w:t>OK shape and fit but not much shoulder</w:t>
            </w:r>
          </w:p>
        </w:tc>
      </w:tr>
      <w:tr w:rsidR="00DC72AC" w:rsidRPr="006333AF" w14:paraId="3B65E110" w14:textId="77777777" w:rsidTr="00DC72AC">
        <w:tc>
          <w:tcPr>
            <w:tcW w:w="1178" w:type="pct"/>
          </w:tcPr>
          <w:p w14:paraId="33D4EB05"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2093" w:type="pct"/>
          </w:tcPr>
          <w:p w14:paraId="0A48FB35" w14:textId="77777777" w:rsidR="00DC72AC" w:rsidRPr="006333AF" w:rsidRDefault="00DC72AC" w:rsidP="006333AF">
            <w:pPr>
              <w:rPr>
                <w:sz w:val="20"/>
                <w:szCs w:val="20"/>
              </w:rPr>
            </w:pPr>
            <w:r w:rsidRPr="006333AF">
              <w:rPr>
                <w:sz w:val="20"/>
                <w:szCs w:val="20"/>
              </w:rPr>
              <w:t>0.12 (1.5 ft bins), 0.11 (1 ft bins), 0.35 (0.667 ft bins)</w:t>
            </w:r>
          </w:p>
        </w:tc>
        <w:tc>
          <w:tcPr>
            <w:tcW w:w="1729" w:type="pct"/>
          </w:tcPr>
          <w:p w14:paraId="2CD9D24F" w14:textId="77777777" w:rsidR="00DC72AC" w:rsidRPr="006333AF" w:rsidRDefault="00DC72AC" w:rsidP="006333AF">
            <w:pPr>
              <w:rPr>
                <w:sz w:val="20"/>
                <w:szCs w:val="20"/>
              </w:rPr>
            </w:pPr>
            <w:r w:rsidRPr="006333AF">
              <w:rPr>
                <w:sz w:val="20"/>
                <w:szCs w:val="20"/>
              </w:rPr>
              <w:t>0.23 (1.5 ft bins), 0.17 (1 ft bins), 0.41 (0.667 ft bins)</w:t>
            </w:r>
          </w:p>
        </w:tc>
      </w:tr>
      <w:tr w:rsidR="00DC72AC" w:rsidRPr="006333AF" w14:paraId="5F0555E7" w14:textId="77777777" w:rsidTr="00DC72AC">
        <w:tc>
          <w:tcPr>
            <w:tcW w:w="1178" w:type="pct"/>
          </w:tcPr>
          <w:p w14:paraId="4E77FDC6" w14:textId="77777777" w:rsidR="00DC72AC" w:rsidRPr="006333AF" w:rsidRDefault="00DC72AC" w:rsidP="006333AF">
            <w:pPr>
              <w:rPr>
                <w:sz w:val="20"/>
                <w:szCs w:val="20"/>
              </w:rPr>
            </w:pPr>
            <w:r w:rsidRPr="006333AF">
              <w:rPr>
                <w:sz w:val="20"/>
                <w:szCs w:val="20"/>
              </w:rPr>
              <w:t># parameters</w:t>
            </w:r>
          </w:p>
        </w:tc>
        <w:tc>
          <w:tcPr>
            <w:tcW w:w="2093" w:type="pct"/>
          </w:tcPr>
          <w:p w14:paraId="6C4F8266" w14:textId="77777777" w:rsidR="00DC72AC" w:rsidRPr="006333AF" w:rsidRDefault="00DC72AC" w:rsidP="006333AF">
            <w:pPr>
              <w:rPr>
                <w:sz w:val="20"/>
                <w:szCs w:val="20"/>
              </w:rPr>
            </w:pPr>
            <w:r w:rsidRPr="006333AF">
              <w:rPr>
                <w:sz w:val="20"/>
                <w:szCs w:val="20"/>
              </w:rPr>
              <w:t>2</w:t>
            </w:r>
          </w:p>
        </w:tc>
        <w:tc>
          <w:tcPr>
            <w:tcW w:w="1729" w:type="pct"/>
          </w:tcPr>
          <w:p w14:paraId="414A6B5B" w14:textId="77777777" w:rsidR="00DC72AC" w:rsidRPr="006333AF" w:rsidRDefault="00DC72AC" w:rsidP="006333AF">
            <w:pPr>
              <w:rPr>
                <w:sz w:val="20"/>
                <w:szCs w:val="20"/>
              </w:rPr>
            </w:pPr>
            <w:r w:rsidRPr="006333AF">
              <w:rPr>
                <w:sz w:val="20"/>
                <w:szCs w:val="20"/>
              </w:rPr>
              <w:t>1</w:t>
            </w:r>
          </w:p>
        </w:tc>
      </w:tr>
      <w:tr w:rsidR="00DC72AC" w:rsidRPr="006333AF" w14:paraId="492A91F4" w14:textId="77777777" w:rsidTr="00DC72AC">
        <w:tc>
          <w:tcPr>
            <w:tcW w:w="1178" w:type="pct"/>
          </w:tcPr>
          <w:p w14:paraId="6ABD6292" w14:textId="77777777" w:rsidR="00DC72AC" w:rsidRPr="006333AF" w:rsidRDefault="00DC72AC" w:rsidP="006333AF">
            <w:pPr>
              <w:rPr>
                <w:sz w:val="20"/>
                <w:szCs w:val="20"/>
              </w:rPr>
            </w:pPr>
            <w:r w:rsidRPr="006333AF">
              <w:rPr>
                <w:sz w:val="20"/>
                <w:szCs w:val="20"/>
              </w:rPr>
              <w:t>Q-q plot</w:t>
            </w:r>
          </w:p>
        </w:tc>
        <w:tc>
          <w:tcPr>
            <w:tcW w:w="2093" w:type="pct"/>
          </w:tcPr>
          <w:p w14:paraId="7E7B6B34" w14:textId="77777777" w:rsidR="00DC72AC" w:rsidRPr="006333AF" w:rsidRDefault="00DC72AC" w:rsidP="006333AF">
            <w:pPr>
              <w:rPr>
                <w:sz w:val="20"/>
                <w:szCs w:val="20"/>
              </w:rPr>
            </w:pPr>
            <w:r w:rsidRPr="006333AF">
              <w:rPr>
                <w:sz w:val="20"/>
                <w:szCs w:val="20"/>
              </w:rPr>
              <w:t>Pretty good fit but some deviation at end</w:t>
            </w:r>
          </w:p>
        </w:tc>
        <w:tc>
          <w:tcPr>
            <w:tcW w:w="1729" w:type="pct"/>
          </w:tcPr>
          <w:p w14:paraId="5FCCA6DF" w14:textId="77777777" w:rsidR="00DC72AC" w:rsidRPr="006333AF" w:rsidRDefault="00DC72AC" w:rsidP="006333AF">
            <w:pPr>
              <w:rPr>
                <w:sz w:val="20"/>
                <w:szCs w:val="20"/>
              </w:rPr>
            </w:pPr>
            <w:r w:rsidRPr="006333AF">
              <w:rPr>
                <w:sz w:val="20"/>
                <w:szCs w:val="20"/>
              </w:rPr>
              <w:t>Lots of deviation in the middle</w:t>
            </w:r>
          </w:p>
        </w:tc>
      </w:tr>
      <w:tr w:rsidR="00DC72AC" w:rsidRPr="006333AF" w14:paraId="65E1DBB5" w14:textId="77777777" w:rsidTr="00DC72AC">
        <w:tc>
          <w:tcPr>
            <w:tcW w:w="1178" w:type="pct"/>
          </w:tcPr>
          <w:p w14:paraId="012E086C" w14:textId="77777777" w:rsidR="00DC72AC" w:rsidRPr="006333AF" w:rsidRDefault="00DC72AC" w:rsidP="006333AF">
            <w:pPr>
              <w:rPr>
                <w:sz w:val="20"/>
                <w:szCs w:val="20"/>
              </w:rPr>
            </w:pPr>
            <w:r w:rsidRPr="006333AF">
              <w:rPr>
                <w:sz w:val="20"/>
                <w:szCs w:val="20"/>
              </w:rPr>
              <w:t>K-S P-value</w:t>
            </w:r>
          </w:p>
        </w:tc>
        <w:tc>
          <w:tcPr>
            <w:tcW w:w="2093" w:type="pct"/>
          </w:tcPr>
          <w:p w14:paraId="5E05D559" w14:textId="77777777" w:rsidR="00DC72AC" w:rsidRPr="006333AF" w:rsidRDefault="00DC72AC" w:rsidP="006333AF">
            <w:pPr>
              <w:rPr>
                <w:sz w:val="20"/>
                <w:szCs w:val="20"/>
              </w:rPr>
            </w:pPr>
            <w:r w:rsidRPr="006333AF">
              <w:rPr>
                <w:sz w:val="20"/>
                <w:szCs w:val="20"/>
              </w:rPr>
              <w:t>0.71</w:t>
            </w:r>
          </w:p>
        </w:tc>
        <w:tc>
          <w:tcPr>
            <w:tcW w:w="1729" w:type="pct"/>
          </w:tcPr>
          <w:p w14:paraId="20D6A76E" w14:textId="77777777" w:rsidR="00DC72AC" w:rsidRPr="006333AF" w:rsidRDefault="00DC72AC" w:rsidP="006333AF">
            <w:pPr>
              <w:rPr>
                <w:sz w:val="20"/>
                <w:szCs w:val="20"/>
              </w:rPr>
            </w:pPr>
            <w:r w:rsidRPr="006333AF">
              <w:rPr>
                <w:sz w:val="20"/>
                <w:szCs w:val="20"/>
              </w:rPr>
              <w:t>0.73</w:t>
            </w:r>
          </w:p>
        </w:tc>
      </w:tr>
      <w:tr w:rsidR="00DC72AC" w:rsidRPr="006333AF" w14:paraId="23490169" w14:textId="77777777" w:rsidTr="00DC72AC">
        <w:tc>
          <w:tcPr>
            <w:tcW w:w="1178" w:type="pct"/>
          </w:tcPr>
          <w:p w14:paraId="24B6AA2A" w14:textId="77777777" w:rsidR="00DC72AC" w:rsidRPr="006333AF" w:rsidRDefault="00DC72AC" w:rsidP="006333AF">
            <w:pPr>
              <w:rPr>
                <w:sz w:val="20"/>
                <w:szCs w:val="20"/>
              </w:rPr>
            </w:pPr>
            <w:r w:rsidRPr="006333AF">
              <w:rPr>
                <w:sz w:val="20"/>
                <w:szCs w:val="20"/>
              </w:rPr>
              <w:t>warnings</w:t>
            </w:r>
          </w:p>
        </w:tc>
        <w:tc>
          <w:tcPr>
            <w:tcW w:w="2093" w:type="pct"/>
          </w:tcPr>
          <w:p w14:paraId="0EAAC6F5" w14:textId="77777777" w:rsidR="00DC72AC" w:rsidRPr="006333AF" w:rsidRDefault="00DC72AC" w:rsidP="006333AF">
            <w:pPr>
              <w:rPr>
                <w:sz w:val="20"/>
                <w:szCs w:val="20"/>
              </w:rPr>
            </w:pPr>
            <w:r w:rsidRPr="006333AF">
              <w:rPr>
                <w:i/>
              </w:rPr>
              <w:t>Parameters being constrained to monotonicity</w:t>
            </w:r>
          </w:p>
        </w:tc>
        <w:tc>
          <w:tcPr>
            <w:tcW w:w="1729" w:type="pct"/>
          </w:tcPr>
          <w:p w14:paraId="489F533C" w14:textId="77777777" w:rsidR="00DC72AC" w:rsidRPr="006333AF" w:rsidRDefault="00DC72AC" w:rsidP="006333AF">
            <w:pPr>
              <w:rPr>
                <w:sz w:val="20"/>
                <w:szCs w:val="20"/>
              </w:rPr>
            </w:pPr>
            <w:r w:rsidRPr="006333AF">
              <w:rPr>
                <w:i/>
              </w:rPr>
              <w:t>None</w:t>
            </w:r>
          </w:p>
        </w:tc>
      </w:tr>
    </w:tbl>
    <w:p w14:paraId="42C7E01A" w14:textId="77777777" w:rsidR="00DC72AC" w:rsidRPr="006333AF" w:rsidRDefault="00DC72AC" w:rsidP="006333AF"/>
    <w:tbl>
      <w:tblPr>
        <w:tblStyle w:val="TableGrid"/>
        <w:tblW w:w="5000" w:type="pct"/>
        <w:tblLook w:val="04A0" w:firstRow="1" w:lastRow="0" w:firstColumn="1" w:lastColumn="0" w:noHBand="0" w:noVBand="1"/>
      </w:tblPr>
      <w:tblGrid>
        <w:gridCol w:w="2234"/>
        <w:gridCol w:w="3441"/>
        <w:gridCol w:w="3675"/>
      </w:tblGrid>
      <w:tr w:rsidR="00DC72AC" w:rsidRPr="006333AF" w14:paraId="0BEA244A" w14:textId="77777777" w:rsidTr="00DC72AC">
        <w:tc>
          <w:tcPr>
            <w:tcW w:w="5000" w:type="pct"/>
            <w:gridSpan w:val="3"/>
          </w:tcPr>
          <w:p w14:paraId="08ED1FD0" w14:textId="77777777" w:rsidR="00DC72AC" w:rsidRPr="006333AF" w:rsidRDefault="00DC72AC" w:rsidP="006333AF">
            <w:pPr>
              <w:rPr>
                <w:b/>
                <w:i/>
                <w:sz w:val="20"/>
                <w:szCs w:val="20"/>
              </w:rPr>
            </w:pPr>
            <w:r w:rsidRPr="006333AF">
              <w:rPr>
                <w:b/>
                <w:i/>
              </w:rPr>
              <w:t>Appendix 3.G.  1 ft bins,  truncation after 12ft, 152 observations, width 12ft</w:t>
            </w:r>
          </w:p>
        </w:tc>
      </w:tr>
      <w:tr w:rsidR="00DC72AC" w:rsidRPr="006333AF" w14:paraId="0B455BEF" w14:textId="77777777" w:rsidTr="00DC72AC">
        <w:tc>
          <w:tcPr>
            <w:tcW w:w="1195" w:type="pct"/>
          </w:tcPr>
          <w:p w14:paraId="307EE76D" w14:textId="77777777" w:rsidR="00DC72AC" w:rsidRPr="006333AF" w:rsidRDefault="00DC72AC" w:rsidP="006333AF">
            <w:pPr>
              <w:rPr>
                <w:sz w:val="20"/>
                <w:szCs w:val="20"/>
              </w:rPr>
            </w:pPr>
          </w:p>
        </w:tc>
        <w:tc>
          <w:tcPr>
            <w:tcW w:w="1840" w:type="pct"/>
          </w:tcPr>
          <w:p w14:paraId="0F811173" w14:textId="77777777" w:rsidR="00DC72AC" w:rsidRPr="006333AF" w:rsidRDefault="00DC72AC" w:rsidP="006333AF">
            <w:pPr>
              <w:rPr>
                <w:b/>
                <w:sz w:val="20"/>
                <w:szCs w:val="20"/>
              </w:rPr>
            </w:pPr>
            <w:r w:rsidRPr="006333AF">
              <w:rPr>
                <w:b/>
                <w:sz w:val="20"/>
                <w:szCs w:val="20"/>
              </w:rPr>
              <w:t>Hazard rate cosine</w:t>
            </w:r>
          </w:p>
        </w:tc>
        <w:tc>
          <w:tcPr>
            <w:tcW w:w="1965" w:type="pct"/>
          </w:tcPr>
          <w:p w14:paraId="65871BE0" w14:textId="77777777" w:rsidR="00DC72AC" w:rsidRPr="006333AF" w:rsidRDefault="00DC72AC" w:rsidP="006333AF">
            <w:pPr>
              <w:rPr>
                <w:b/>
                <w:sz w:val="20"/>
                <w:szCs w:val="20"/>
              </w:rPr>
            </w:pPr>
            <w:r w:rsidRPr="006333AF">
              <w:rPr>
                <w:b/>
                <w:sz w:val="20"/>
                <w:szCs w:val="20"/>
              </w:rPr>
              <w:t>Half normal cosine</w:t>
            </w:r>
          </w:p>
        </w:tc>
      </w:tr>
      <w:tr w:rsidR="00DC72AC" w:rsidRPr="006333AF" w14:paraId="5F626A84" w14:textId="77777777" w:rsidTr="00DC72AC">
        <w:tc>
          <w:tcPr>
            <w:tcW w:w="1195" w:type="pct"/>
          </w:tcPr>
          <w:p w14:paraId="7EE4A774" w14:textId="77777777" w:rsidR="00DC72AC" w:rsidRPr="006333AF" w:rsidRDefault="00DC72AC" w:rsidP="006333AF">
            <w:pPr>
              <w:rPr>
                <w:sz w:val="20"/>
                <w:szCs w:val="20"/>
              </w:rPr>
            </w:pPr>
            <w:r w:rsidRPr="006333AF">
              <w:rPr>
                <w:sz w:val="20"/>
                <w:szCs w:val="20"/>
              </w:rPr>
              <w:t>AIC</w:t>
            </w:r>
          </w:p>
        </w:tc>
        <w:tc>
          <w:tcPr>
            <w:tcW w:w="1840" w:type="pct"/>
          </w:tcPr>
          <w:p w14:paraId="24F8FFDC" w14:textId="77777777" w:rsidR="00DC72AC" w:rsidRPr="006333AF" w:rsidRDefault="00DC72AC" w:rsidP="006333AF">
            <w:pPr>
              <w:rPr>
                <w:sz w:val="20"/>
                <w:szCs w:val="20"/>
              </w:rPr>
            </w:pPr>
            <w:r w:rsidRPr="006333AF">
              <w:rPr>
                <w:sz w:val="20"/>
                <w:szCs w:val="20"/>
              </w:rPr>
              <w:t>731</w:t>
            </w:r>
          </w:p>
        </w:tc>
        <w:tc>
          <w:tcPr>
            <w:tcW w:w="1965" w:type="pct"/>
          </w:tcPr>
          <w:p w14:paraId="7F7C51FE" w14:textId="77777777" w:rsidR="00DC72AC" w:rsidRPr="006333AF" w:rsidRDefault="00DC72AC" w:rsidP="006333AF">
            <w:pPr>
              <w:rPr>
                <w:sz w:val="20"/>
                <w:szCs w:val="20"/>
              </w:rPr>
            </w:pPr>
            <w:r w:rsidRPr="006333AF">
              <w:rPr>
                <w:sz w:val="20"/>
                <w:szCs w:val="20"/>
              </w:rPr>
              <w:t>728</w:t>
            </w:r>
          </w:p>
        </w:tc>
      </w:tr>
      <w:tr w:rsidR="00DC72AC" w:rsidRPr="006333AF" w14:paraId="761C9D6C" w14:textId="77777777" w:rsidTr="00DC72AC">
        <w:tc>
          <w:tcPr>
            <w:tcW w:w="1195" w:type="pct"/>
          </w:tcPr>
          <w:p w14:paraId="5D9D43DC"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75413D10" w14:textId="77777777" w:rsidR="00DC72AC" w:rsidRPr="006333AF" w:rsidRDefault="00DC72AC" w:rsidP="006333AF">
            <w:pPr>
              <w:rPr>
                <w:sz w:val="20"/>
                <w:szCs w:val="20"/>
              </w:rPr>
            </w:pPr>
            <w:r w:rsidRPr="006333AF">
              <w:rPr>
                <w:sz w:val="20"/>
                <w:szCs w:val="20"/>
              </w:rPr>
              <w:t>1184</w:t>
            </w:r>
          </w:p>
        </w:tc>
        <w:tc>
          <w:tcPr>
            <w:tcW w:w="1965" w:type="pct"/>
          </w:tcPr>
          <w:p w14:paraId="62D08F76" w14:textId="77777777" w:rsidR="00DC72AC" w:rsidRPr="006333AF" w:rsidRDefault="00DC72AC" w:rsidP="006333AF">
            <w:pPr>
              <w:rPr>
                <w:sz w:val="20"/>
                <w:szCs w:val="20"/>
              </w:rPr>
            </w:pPr>
            <w:r w:rsidRPr="006333AF">
              <w:rPr>
                <w:sz w:val="20"/>
                <w:szCs w:val="20"/>
              </w:rPr>
              <w:t>1062</w:t>
            </w:r>
          </w:p>
        </w:tc>
      </w:tr>
      <w:tr w:rsidR="00DC72AC" w:rsidRPr="006333AF" w14:paraId="7335B483" w14:textId="77777777" w:rsidTr="00DC72AC">
        <w:tc>
          <w:tcPr>
            <w:tcW w:w="1195" w:type="pct"/>
          </w:tcPr>
          <w:p w14:paraId="42D0263B"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465771C9" w14:textId="77777777" w:rsidR="00DC72AC" w:rsidRPr="006333AF" w:rsidRDefault="00DC72AC" w:rsidP="006333AF">
            <w:pPr>
              <w:rPr>
                <w:sz w:val="20"/>
                <w:szCs w:val="20"/>
              </w:rPr>
            </w:pPr>
            <w:r w:rsidRPr="006333AF">
              <w:rPr>
                <w:sz w:val="20"/>
                <w:szCs w:val="20"/>
              </w:rPr>
              <w:t>805</w:t>
            </w:r>
          </w:p>
        </w:tc>
        <w:tc>
          <w:tcPr>
            <w:tcW w:w="1965" w:type="pct"/>
          </w:tcPr>
          <w:p w14:paraId="23B50962" w14:textId="77777777" w:rsidR="00DC72AC" w:rsidRPr="006333AF" w:rsidRDefault="00DC72AC" w:rsidP="006333AF">
            <w:pPr>
              <w:rPr>
                <w:sz w:val="20"/>
                <w:szCs w:val="20"/>
              </w:rPr>
            </w:pPr>
            <w:r w:rsidRPr="006333AF">
              <w:rPr>
                <w:sz w:val="20"/>
                <w:szCs w:val="20"/>
              </w:rPr>
              <w:t>801</w:t>
            </w:r>
          </w:p>
        </w:tc>
      </w:tr>
      <w:tr w:rsidR="00DC72AC" w:rsidRPr="006333AF" w14:paraId="7E911A25" w14:textId="77777777" w:rsidTr="00DC72AC">
        <w:tc>
          <w:tcPr>
            <w:tcW w:w="1195" w:type="pct"/>
          </w:tcPr>
          <w:p w14:paraId="6E5B0378"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34A0F26E" w14:textId="77777777" w:rsidR="00DC72AC" w:rsidRPr="006333AF" w:rsidRDefault="00DC72AC" w:rsidP="006333AF">
            <w:pPr>
              <w:rPr>
                <w:sz w:val="20"/>
                <w:szCs w:val="20"/>
              </w:rPr>
            </w:pPr>
            <w:r w:rsidRPr="006333AF">
              <w:rPr>
                <w:sz w:val="20"/>
                <w:szCs w:val="20"/>
              </w:rPr>
              <w:t>1741</w:t>
            </w:r>
          </w:p>
        </w:tc>
        <w:tc>
          <w:tcPr>
            <w:tcW w:w="1965" w:type="pct"/>
          </w:tcPr>
          <w:p w14:paraId="1D8125BA" w14:textId="77777777" w:rsidR="00DC72AC" w:rsidRPr="006333AF" w:rsidRDefault="00DC72AC" w:rsidP="006333AF">
            <w:pPr>
              <w:rPr>
                <w:sz w:val="20"/>
                <w:szCs w:val="20"/>
              </w:rPr>
            </w:pPr>
            <w:r w:rsidRPr="006333AF">
              <w:rPr>
                <w:sz w:val="20"/>
                <w:szCs w:val="20"/>
              </w:rPr>
              <w:t>1408</w:t>
            </w:r>
          </w:p>
        </w:tc>
      </w:tr>
      <w:tr w:rsidR="00DC72AC" w:rsidRPr="006333AF" w14:paraId="0678083E" w14:textId="77777777" w:rsidTr="00DC72AC">
        <w:tc>
          <w:tcPr>
            <w:tcW w:w="1195" w:type="pct"/>
          </w:tcPr>
          <w:p w14:paraId="1FA50BE2" w14:textId="77777777" w:rsidR="00DC72AC" w:rsidRPr="006333AF" w:rsidRDefault="00DC72AC" w:rsidP="006333AF">
            <w:pPr>
              <w:rPr>
                <w:sz w:val="20"/>
                <w:szCs w:val="20"/>
              </w:rPr>
            </w:pPr>
            <w:r w:rsidRPr="006333AF">
              <w:rPr>
                <w:sz w:val="20"/>
                <w:szCs w:val="20"/>
              </w:rPr>
              <w:t>CV of D</w:t>
            </w:r>
          </w:p>
        </w:tc>
        <w:tc>
          <w:tcPr>
            <w:tcW w:w="1840" w:type="pct"/>
          </w:tcPr>
          <w:p w14:paraId="19C59C1E" w14:textId="77777777" w:rsidR="00DC72AC" w:rsidRPr="006333AF" w:rsidRDefault="00DC72AC" w:rsidP="006333AF">
            <w:pPr>
              <w:rPr>
                <w:sz w:val="20"/>
                <w:szCs w:val="20"/>
              </w:rPr>
            </w:pPr>
            <w:r w:rsidRPr="006333AF">
              <w:rPr>
                <w:sz w:val="20"/>
                <w:szCs w:val="20"/>
              </w:rPr>
              <w:t>0.11</w:t>
            </w:r>
          </w:p>
        </w:tc>
        <w:tc>
          <w:tcPr>
            <w:tcW w:w="1965" w:type="pct"/>
          </w:tcPr>
          <w:p w14:paraId="4D02FB85" w14:textId="77777777" w:rsidR="00DC72AC" w:rsidRPr="006333AF" w:rsidRDefault="00DC72AC" w:rsidP="006333AF">
            <w:pPr>
              <w:rPr>
                <w:sz w:val="20"/>
                <w:szCs w:val="20"/>
              </w:rPr>
            </w:pPr>
            <w:r w:rsidRPr="006333AF">
              <w:rPr>
                <w:sz w:val="20"/>
                <w:szCs w:val="20"/>
              </w:rPr>
              <w:t>0.14</w:t>
            </w:r>
          </w:p>
        </w:tc>
      </w:tr>
      <w:tr w:rsidR="00DC72AC" w:rsidRPr="006333AF" w14:paraId="4CF5FE7C" w14:textId="77777777" w:rsidTr="00DC72AC">
        <w:trPr>
          <w:trHeight w:val="611"/>
        </w:trPr>
        <w:tc>
          <w:tcPr>
            <w:tcW w:w="1195" w:type="pct"/>
          </w:tcPr>
          <w:p w14:paraId="45E0EDB7" w14:textId="77777777" w:rsidR="00DC72AC" w:rsidRPr="006333AF" w:rsidRDefault="00DC72AC" w:rsidP="006333AF">
            <w:pPr>
              <w:rPr>
                <w:sz w:val="20"/>
                <w:szCs w:val="20"/>
              </w:rPr>
            </w:pPr>
            <w:r w:rsidRPr="006333AF">
              <w:rPr>
                <w:sz w:val="20"/>
                <w:szCs w:val="20"/>
              </w:rPr>
              <w:t>Judgement</w:t>
            </w:r>
          </w:p>
        </w:tc>
        <w:tc>
          <w:tcPr>
            <w:tcW w:w="1840" w:type="pct"/>
          </w:tcPr>
          <w:p w14:paraId="610C7259" w14:textId="77777777" w:rsidR="00DC72AC" w:rsidRPr="006333AF" w:rsidRDefault="00DC72AC" w:rsidP="006333AF">
            <w:pPr>
              <w:rPr>
                <w:sz w:val="20"/>
                <w:szCs w:val="20"/>
              </w:rPr>
            </w:pPr>
            <w:r w:rsidRPr="006333AF">
              <w:rPr>
                <w:sz w:val="20"/>
                <w:szCs w:val="20"/>
              </w:rPr>
              <w:t>Good fit and shape</w:t>
            </w:r>
          </w:p>
        </w:tc>
        <w:tc>
          <w:tcPr>
            <w:tcW w:w="1965" w:type="pct"/>
          </w:tcPr>
          <w:p w14:paraId="358BBD9D" w14:textId="77777777" w:rsidR="00DC72AC" w:rsidRPr="006333AF" w:rsidRDefault="00DC72AC" w:rsidP="006333AF">
            <w:pPr>
              <w:rPr>
                <w:sz w:val="20"/>
                <w:szCs w:val="20"/>
              </w:rPr>
            </w:pPr>
            <w:r w:rsidRPr="006333AF">
              <w:rPr>
                <w:sz w:val="20"/>
                <w:szCs w:val="20"/>
              </w:rPr>
              <w:t>Good fit and shape</w:t>
            </w:r>
          </w:p>
        </w:tc>
      </w:tr>
      <w:tr w:rsidR="00DC72AC" w:rsidRPr="006333AF" w14:paraId="2FAB9E7D" w14:textId="77777777" w:rsidTr="00DC72AC">
        <w:tc>
          <w:tcPr>
            <w:tcW w:w="1195" w:type="pct"/>
          </w:tcPr>
          <w:p w14:paraId="1430BBB5"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2C9DCE5F" w14:textId="77777777" w:rsidR="00DC72AC" w:rsidRPr="006333AF" w:rsidRDefault="00DC72AC" w:rsidP="006333AF">
            <w:pPr>
              <w:rPr>
                <w:sz w:val="20"/>
                <w:szCs w:val="20"/>
              </w:rPr>
            </w:pPr>
            <w:r w:rsidRPr="006333AF">
              <w:rPr>
                <w:sz w:val="20"/>
                <w:szCs w:val="20"/>
              </w:rPr>
              <w:t>0.6</w:t>
            </w:r>
          </w:p>
        </w:tc>
        <w:tc>
          <w:tcPr>
            <w:tcW w:w="1965" w:type="pct"/>
          </w:tcPr>
          <w:p w14:paraId="3D02CE28" w14:textId="77777777" w:rsidR="00DC72AC" w:rsidRPr="006333AF" w:rsidRDefault="00DC72AC" w:rsidP="006333AF">
            <w:pPr>
              <w:rPr>
                <w:sz w:val="20"/>
                <w:szCs w:val="20"/>
              </w:rPr>
            </w:pPr>
            <w:r w:rsidRPr="006333AF">
              <w:rPr>
                <w:sz w:val="20"/>
                <w:szCs w:val="20"/>
              </w:rPr>
              <w:t>0.17</w:t>
            </w:r>
          </w:p>
        </w:tc>
      </w:tr>
      <w:tr w:rsidR="00DC72AC" w:rsidRPr="006333AF" w14:paraId="04D38909" w14:textId="77777777" w:rsidTr="00DC72AC">
        <w:trPr>
          <w:trHeight w:val="350"/>
        </w:trPr>
        <w:tc>
          <w:tcPr>
            <w:tcW w:w="1195" w:type="pct"/>
          </w:tcPr>
          <w:p w14:paraId="65EBDF99" w14:textId="77777777" w:rsidR="00DC72AC" w:rsidRPr="006333AF" w:rsidRDefault="00DC72AC" w:rsidP="006333AF">
            <w:pPr>
              <w:rPr>
                <w:sz w:val="20"/>
                <w:szCs w:val="20"/>
              </w:rPr>
            </w:pPr>
            <w:r w:rsidRPr="006333AF">
              <w:rPr>
                <w:sz w:val="20"/>
                <w:szCs w:val="20"/>
              </w:rPr>
              <w:t># parameters</w:t>
            </w:r>
          </w:p>
        </w:tc>
        <w:tc>
          <w:tcPr>
            <w:tcW w:w="1840" w:type="pct"/>
          </w:tcPr>
          <w:p w14:paraId="24EDE7A5" w14:textId="77777777" w:rsidR="00DC72AC" w:rsidRPr="006333AF" w:rsidRDefault="00DC72AC" w:rsidP="006333AF">
            <w:pPr>
              <w:rPr>
                <w:sz w:val="20"/>
                <w:szCs w:val="20"/>
              </w:rPr>
            </w:pPr>
            <w:r w:rsidRPr="006333AF">
              <w:rPr>
                <w:sz w:val="20"/>
                <w:szCs w:val="20"/>
              </w:rPr>
              <w:t>2</w:t>
            </w:r>
          </w:p>
        </w:tc>
        <w:tc>
          <w:tcPr>
            <w:tcW w:w="1965" w:type="pct"/>
          </w:tcPr>
          <w:p w14:paraId="55DC7078" w14:textId="77777777" w:rsidR="00DC72AC" w:rsidRPr="006333AF" w:rsidRDefault="00DC72AC" w:rsidP="006333AF">
            <w:pPr>
              <w:rPr>
                <w:sz w:val="20"/>
                <w:szCs w:val="20"/>
              </w:rPr>
            </w:pPr>
            <w:r w:rsidRPr="006333AF">
              <w:rPr>
                <w:sz w:val="20"/>
                <w:szCs w:val="20"/>
              </w:rPr>
              <w:t>1</w:t>
            </w:r>
          </w:p>
        </w:tc>
      </w:tr>
      <w:tr w:rsidR="00DC72AC" w:rsidRPr="006333AF" w14:paraId="373C4908" w14:textId="77777777" w:rsidTr="00DC72AC">
        <w:tc>
          <w:tcPr>
            <w:tcW w:w="1195" w:type="pct"/>
          </w:tcPr>
          <w:p w14:paraId="423CBECA" w14:textId="77777777" w:rsidR="00DC72AC" w:rsidRPr="006333AF" w:rsidRDefault="00DC72AC" w:rsidP="006333AF">
            <w:pPr>
              <w:rPr>
                <w:sz w:val="20"/>
                <w:szCs w:val="20"/>
              </w:rPr>
            </w:pPr>
            <w:r w:rsidRPr="006333AF">
              <w:rPr>
                <w:sz w:val="20"/>
                <w:szCs w:val="20"/>
              </w:rPr>
              <w:t>warnings</w:t>
            </w:r>
          </w:p>
        </w:tc>
        <w:tc>
          <w:tcPr>
            <w:tcW w:w="1840" w:type="pct"/>
          </w:tcPr>
          <w:p w14:paraId="2F701EC8" w14:textId="77777777" w:rsidR="00DC72AC" w:rsidRPr="006333AF" w:rsidRDefault="00DC72AC" w:rsidP="006333AF">
            <w:pPr>
              <w:rPr>
                <w:sz w:val="20"/>
                <w:szCs w:val="20"/>
              </w:rPr>
            </w:pPr>
            <w:r w:rsidRPr="006333AF">
              <w:rPr>
                <w:i/>
              </w:rPr>
              <w:t>Parameters being constrained to monotonicity</w:t>
            </w:r>
          </w:p>
        </w:tc>
        <w:tc>
          <w:tcPr>
            <w:tcW w:w="1965" w:type="pct"/>
          </w:tcPr>
          <w:p w14:paraId="7B59987F" w14:textId="77777777" w:rsidR="00DC72AC" w:rsidRPr="006333AF" w:rsidRDefault="00DC72AC" w:rsidP="006333AF">
            <w:pPr>
              <w:rPr>
                <w:sz w:val="20"/>
                <w:szCs w:val="20"/>
              </w:rPr>
            </w:pPr>
            <w:r w:rsidRPr="006333AF">
              <w:rPr>
                <w:i/>
              </w:rPr>
              <w:t>None</w:t>
            </w:r>
          </w:p>
        </w:tc>
      </w:tr>
    </w:tbl>
    <w:p w14:paraId="1ECA8C5A" w14:textId="77777777" w:rsidR="00DC72AC" w:rsidRPr="006333AF" w:rsidRDefault="00DC72AC" w:rsidP="006333AF">
      <w:pPr>
        <w:sectPr w:rsidR="00DC72AC" w:rsidRPr="006333AF">
          <w:pgSz w:w="12240" w:h="15840"/>
          <w:pgMar w:top="1440" w:right="1440" w:bottom="1440" w:left="1440" w:header="720" w:footer="720" w:gutter="0"/>
          <w:cols w:space="720"/>
          <w:docGrid w:linePitch="360"/>
        </w:sectPr>
      </w:pPr>
    </w:p>
    <w:tbl>
      <w:tblPr>
        <w:tblStyle w:val="TableGrid"/>
        <w:tblpPr w:leftFromText="180" w:rightFromText="180" w:vertAnchor="text" w:horzAnchor="margin" w:tblpY="76"/>
        <w:tblW w:w="5000" w:type="pct"/>
        <w:tblLook w:val="04A0" w:firstRow="1" w:lastRow="0" w:firstColumn="1" w:lastColumn="0" w:noHBand="0" w:noVBand="1"/>
      </w:tblPr>
      <w:tblGrid>
        <w:gridCol w:w="2234"/>
        <w:gridCol w:w="3441"/>
        <w:gridCol w:w="3675"/>
      </w:tblGrid>
      <w:tr w:rsidR="00DC72AC" w:rsidRPr="006333AF" w14:paraId="052E36B7" w14:textId="77777777" w:rsidTr="00DC72AC">
        <w:tc>
          <w:tcPr>
            <w:tcW w:w="5000" w:type="pct"/>
            <w:gridSpan w:val="3"/>
          </w:tcPr>
          <w:p w14:paraId="5B77275E" w14:textId="77777777" w:rsidR="00DC72AC" w:rsidRPr="006333AF" w:rsidRDefault="00DC72AC" w:rsidP="006333AF">
            <w:pPr>
              <w:rPr>
                <w:b/>
                <w:i/>
                <w:sz w:val="20"/>
                <w:szCs w:val="20"/>
              </w:rPr>
            </w:pPr>
            <w:r w:rsidRPr="006333AF">
              <w:rPr>
                <w:b/>
                <w:i/>
              </w:rPr>
              <w:lastRenderedPageBreak/>
              <w:t>Appendix 3.H.  1.5 ft bins,  truncation after 12 ft bin, 152 observations, width 12 ft</w:t>
            </w:r>
          </w:p>
        </w:tc>
      </w:tr>
      <w:tr w:rsidR="00DC72AC" w:rsidRPr="006333AF" w14:paraId="126B68C8" w14:textId="77777777" w:rsidTr="00DC72AC">
        <w:tc>
          <w:tcPr>
            <w:tcW w:w="1195" w:type="pct"/>
          </w:tcPr>
          <w:p w14:paraId="58F5BDBB" w14:textId="77777777" w:rsidR="00DC72AC" w:rsidRPr="006333AF" w:rsidRDefault="00DC72AC" w:rsidP="006333AF">
            <w:pPr>
              <w:rPr>
                <w:sz w:val="20"/>
                <w:szCs w:val="20"/>
              </w:rPr>
            </w:pPr>
          </w:p>
        </w:tc>
        <w:tc>
          <w:tcPr>
            <w:tcW w:w="1840" w:type="pct"/>
          </w:tcPr>
          <w:p w14:paraId="667C9210" w14:textId="77777777" w:rsidR="00DC72AC" w:rsidRPr="006333AF" w:rsidRDefault="00DC72AC" w:rsidP="006333AF">
            <w:pPr>
              <w:rPr>
                <w:b/>
                <w:sz w:val="20"/>
                <w:szCs w:val="20"/>
              </w:rPr>
            </w:pPr>
            <w:r w:rsidRPr="006333AF">
              <w:rPr>
                <w:b/>
                <w:sz w:val="20"/>
                <w:szCs w:val="20"/>
              </w:rPr>
              <w:t>Hazard rate cosine</w:t>
            </w:r>
          </w:p>
        </w:tc>
        <w:tc>
          <w:tcPr>
            <w:tcW w:w="1965" w:type="pct"/>
          </w:tcPr>
          <w:p w14:paraId="53FC5590" w14:textId="77777777" w:rsidR="00DC72AC" w:rsidRPr="006333AF" w:rsidRDefault="00DC72AC" w:rsidP="006333AF">
            <w:pPr>
              <w:rPr>
                <w:b/>
                <w:sz w:val="20"/>
                <w:szCs w:val="20"/>
              </w:rPr>
            </w:pPr>
            <w:r w:rsidRPr="006333AF">
              <w:rPr>
                <w:b/>
                <w:sz w:val="20"/>
                <w:szCs w:val="20"/>
              </w:rPr>
              <w:t>Half normal cosine</w:t>
            </w:r>
          </w:p>
        </w:tc>
      </w:tr>
      <w:tr w:rsidR="00DC72AC" w:rsidRPr="006333AF" w14:paraId="520856BC" w14:textId="77777777" w:rsidTr="00DC72AC">
        <w:tc>
          <w:tcPr>
            <w:tcW w:w="1195" w:type="pct"/>
          </w:tcPr>
          <w:p w14:paraId="3D9F709C" w14:textId="77777777" w:rsidR="00DC72AC" w:rsidRPr="006333AF" w:rsidRDefault="00DC72AC" w:rsidP="006333AF">
            <w:pPr>
              <w:rPr>
                <w:sz w:val="20"/>
                <w:szCs w:val="20"/>
              </w:rPr>
            </w:pPr>
            <w:r w:rsidRPr="006333AF">
              <w:rPr>
                <w:sz w:val="20"/>
                <w:szCs w:val="20"/>
              </w:rPr>
              <w:t>AIC</w:t>
            </w:r>
          </w:p>
        </w:tc>
        <w:tc>
          <w:tcPr>
            <w:tcW w:w="1840" w:type="pct"/>
          </w:tcPr>
          <w:p w14:paraId="28AFF41A" w14:textId="77777777" w:rsidR="00DC72AC" w:rsidRPr="006333AF" w:rsidRDefault="00DC72AC" w:rsidP="006333AF">
            <w:pPr>
              <w:rPr>
                <w:sz w:val="20"/>
                <w:szCs w:val="20"/>
              </w:rPr>
            </w:pPr>
            <w:r w:rsidRPr="006333AF">
              <w:rPr>
                <w:sz w:val="20"/>
                <w:szCs w:val="20"/>
              </w:rPr>
              <w:t>609</w:t>
            </w:r>
          </w:p>
        </w:tc>
        <w:tc>
          <w:tcPr>
            <w:tcW w:w="1965" w:type="pct"/>
          </w:tcPr>
          <w:p w14:paraId="013464B6" w14:textId="77777777" w:rsidR="00DC72AC" w:rsidRPr="006333AF" w:rsidRDefault="00DC72AC" w:rsidP="006333AF">
            <w:pPr>
              <w:rPr>
                <w:sz w:val="20"/>
                <w:szCs w:val="20"/>
              </w:rPr>
            </w:pPr>
            <w:r w:rsidRPr="006333AF">
              <w:rPr>
                <w:sz w:val="20"/>
                <w:szCs w:val="20"/>
              </w:rPr>
              <w:t>605</w:t>
            </w:r>
          </w:p>
        </w:tc>
      </w:tr>
      <w:tr w:rsidR="00DC72AC" w:rsidRPr="006333AF" w14:paraId="400FBC15" w14:textId="77777777" w:rsidTr="00DC72AC">
        <w:tc>
          <w:tcPr>
            <w:tcW w:w="1195" w:type="pct"/>
          </w:tcPr>
          <w:p w14:paraId="24F4421E"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49993358" w14:textId="77777777" w:rsidR="00DC72AC" w:rsidRPr="006333AF" w:rsidRDefault="00DC72AC" w:rsidP="006333AF">
            <w:pPr>
              <w:rPr>
                <w:sz w:val="20"/>
                <w:szCs w:val="20"/>
              </w:rPr>
            </w:pPr>
            <w:r w:rsidRPr="006333AF">
              <w:rPr>
                <w:sz w:val="20"/>
                <w:szCs w:val="20"/>
              </w:rPr>
              <w:t>1210</w:t>
            </w:r>
          </w:p>
        </w:tc>
        <w:tc>
          <w:tcPr>
            <w:tcW w:w="1965" w:type="pct"/>
          </w:tcPr>
          <w:p w14:paraId="15538486" w14:textId="77777777" w:rsidR="00DC72AC" w:rsidRPr="006333AF" w:rsidRDefault="00DC72AC" w:rsidP="006333AF">
            <w:pPr>
              <w:rPr>
                <w:sz w:val="20"/>
                <w:szCs w:val="20"/>
              </w:rPr>
            </w:pPr>
            <w:r w:rsidRPr="006333AF">
              <w:rPr>
                <w:sz w:val="20"/>
                <w:szCs w:val="20"/>
              </w:rPr>
              <w:t>1063</w:t>
            </w:r>
          </w:p>
        </w:tc>
      </w:tr>
      <w:tr w:rsidR="00DC72AC" w:rsidRPr="006333AF" w14:paraId="14402C10" w14:textId="77777777" w:rsidTr="00DC72AC">
        <w:tc>
          <w:tcPr>
            <w:tcW w:w="1195" w:type="pct"/>
          </w:tcPr>
          <w:p w14:paraId="36AF3C55"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7BAA6663" w14:textId="77777777" w:rsidR="00DC72AC" w:rsidRPr="006333AF" w:rsidRDefault="00DC72AC" w:rsidP="006333AF">
            <w:pPr>
              <w:rPr>
                <w:sz w:val="20"/>
                <w:szCs w:val="20"/>
              </w:rPr>
            </w:pPr>
            <w:r w:rsidRPr="006333AF">
              <w:rPr>
                <w:sz w:val="20"/>
                <w:szCs w:val="20"/>
              </w:rPr>
              <w:t>802</w:t>
            </w:r>
          </w:p>
        </w:tc>
        <w:tc>
          <w:tcPr>
            <w:tcW w:w="1965" w:type="pct"/>
          </w:tcPr>
          <w:p w14:paraId="5326D82E" w14:textId="77777777" w:rsidR="00DC72AC" w:rsidRPr="006333AF" w:rsidRDefault="00DC72AC" w:rsidP="006333AF">
            <w:pPr>
              <w:rPr>
                <w:sz w:val="20"/>
                <w:szCs w:val="20"/>
              </w:rPr>
            </w:pPr>
            <w:r w:rsidRPr="006333AF">
              <w:rPr>
                <w:sz w:val="20"/>
                <w:szCs w:val="20"/>
              </w:rPr>
              <w:t>802</w:t>
            </w:r>
          </w:p>
        </w:tc>
      </w:tr>
      <w:tr w:rsidR="00DC72AC" w:rsidRPr="006333AF" w14:paraId="2EE0AB06" w14:textId="77777777" w:rsidTr="00DC72AC">
        <w:tc>
          <w:tcPr>
            <w:tcW w:w="1195" w:type="pct"/>
          </w:tcPr>
          <w:p w14:paraId="7CE722FF"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4A3691E3" w14:textId="77777777" w:rsidR="00DC72AC" w:rsidRPr="006333AF" w:rsidRDefault="00DC72AC" w:rsidP="006333AF">
            <w:pPr>
              <w:rPr>
                <w:sz w:val="20"/>
                <w:szCs w:val="20"/>
              </w:rPr>
            </w:pPr>
            <w:r w:rsidRPr="006333AF">
              <w:rPr>
                <w:sz w:val="20"/>
                <w:szCs w:val="20"/>
              </w:rPr>
              <w:t>1825</w:t>
            </w:r>
          </w:p>
        </w:tc>
        <w:tc>
          <w:tcPr>
            <w:tcW w:w="1965" w:type="pct"/>
          </w:tcPr>
          <w:p w14:paraId="2A87980B" w14:textId="77777777" w:rsidR="00DC72AC" w:rsidRPr="006333AF" w:rsidRDefault="00DC72AC" w:rsidP="006333AF">
            <w:pPr>
              <w:rPr>
                <w:sz w:val="20"/>
                <w:szCs w:val="20"/>
              </w:rPr>
            </w:pPr>
            <w:r w:rsidRPr="006333AF">
              <w:rPr>
                <w:sz w:val="20"/>
                <w:szCs w:val="20"/>
              </w:rPr>
              <w:t>1410</w:t>
            </w:r>
          </w:p>
        </w:tc>
      </w:tr>
      <w:tr w:rsidR="00DC72AC" w:rsidRPr="006333AF" w14:paraId="5817620D" w14:textId="77777777" w:rsidTr="00DC72AC">
        <w:tc>
          <w:tcPr>
            <w:tcW w:w="1195" w:type="pct"/>
          </w:tcPr>
          <w:p w14:paraId="7C0DD487" w14:textId="77777777" w:rsidR="00DC72AC" w:rsidRPr="006333AF" w:rsidRDefault="00DC72AC" w:rsidP="006333AF">
            <w:pPr>
              <w:rPr>
                <w:sz w:val="20"/>
                <w:szCs w:val="20"/>
              </w:rPr>
            </w:pPr>
            <w:r w:rsidRPr="006333AF">
              <w:rPr>
                <w:sz w:val="20"/>
                <w:szCs w:val="20"/>
              </w:rPr>
              <w:t>CV of D</w:t>
            </w:r>
          </w:p>
        </w:tc>
        <w:tc>
          <w:tcPr>
            <w:tcW w:w="1840" w:type="pct"/>
          </w:tcPr>
          <w:p w14:paraId="399F2698" w14:textId="77777777" w:rsidR="00DC72AC" w:rsidRPr="006333AF" w:rsidRDefault="00DC72AC" w:rsidP="006333AF">
            <w:pPr>
              <w:rPr>
                <w:sz w:val="20"/>
                <w:szCs w:val="20"/>
              </w:rPr>
            </w:pPr>
            <w:r w:rsidRPr="006333AF">
              <w:rPr>
                <w:sz w:val="20"/>
                <w:szCs w:val="20"/>
              </w:rPr>
              <w:t>0.21</w:t>
            </w:r>
          </w:p>
        </w:tc>
        <w:tc>
          <w:tcPr>
            <w:tcW w:w="1965" w:type="pct"/>
          </w:tcPr>
          <w:p w14:paraId="29987042" w14:textId="77777777" w:rsidR="00DC72AC" w:rsidRPr="006333AF" w:rsidRDefault="00DC72AC" w:rsidP="006333AF">
            <w:pPr>
              <w:rPr>
                <w:sz w:val="20"/>
                <w:szCs w:val="20"/>
              </w:rPr>
            </w:pPr>
            <w:r w:rsidRPr="006333AF">
              <w:rPr>
                <w:sz w:val="20"/>
                <w:szCs w:val="20"/>
              </w:rPr>
              <w:t>0.14</w:t>
            </w:r>
          </w:p>
        </w:tc>
      </w:tr>
      <w:tr w:rsidR="00DC72AC" w:rsidRPr="006333AF" w14:paraId="229FF866" w14:textId="77777777" w:rsidTr="00DC72AC">
        <w:trPr>
          <w:trHeight w:val="611"/>
        </w:trPr>
        <w:tc>
          <w:tcPr>
            <w:tcW w:w="1195" w:type="pct"/>
          </w:tcPr>
          <w:p w14:paraId="141970E8" w14:textId="77777777" w:rsidR="00DC72AC" w:rsidRPr="006333AF" w:rsidRDefault="00DC72AC" w:rsidP="006333AF">
            <w:pPr>
              <w:rPr>
                <w:sz w:val="20"/>
                <w:szCs w:val="20"/>
              </w:rPr>
            </w:pPr>
            <w:r w:rsidRPr="006333AF">
              <w:rPr>
                <w:sz w:val="20"/>
                <w:szCs w:val="20"/>
              </w:rPr>
              <w:t>Judgement</w:t>
            </w:r>
          </w:p>
        </w:tc>
        <w:tc>
          <w:tcPr>
            <w:tcW w:w="1840" w:type="pct"/>
          </w:tcPr>
          <w:p w14:paraId="2F0D2224" w14:textId="77777777" w:rsidR="00DC72AC" w:rsidRPr="006333AF" w:rsidRDefault="00DC72AC" w:rsidP="006333AF">
            <w:pPr>
              <w:rPr>
                <w:sz w:val="20"/>
                <w:szCs w:val="20"/>
              </w:rPr>
            </w:pPr>
            <w:r w:rsidRPr="006333AF">
              <w:rPr>
                <w:sz w:val="20"/>
                <w:szCs w:val="20"/>
              </w:rPr>
              <w:t>Good shoulder and good fit</w:t>
            </w:r>
          </w:p>
        </w:tc>
        <w:tc>
          <w:tcPr>
            <w:tcW w:w="1965" w:type="pct"/>
          </w:tcPr>
          <w:p w14:paraId="25E378DA" w14:textId="77777777" w:rsidR="00DC72AC" w:rsidRPr="006333AF" w:rsidRDefault="00DC72AC" w:rsidP="006333AF">
            <w:pPr>
              <w:rPr>
                <w:sz w:val="20"/>
                <w:szCs w:val="20"/>
              </w:rPr>
            </w:pPr>
            <w:r w:rsidRPr="006333AF">
              <w:rPr>
                <w:sz w:val="20"/>
                <w:szCs w:val="20"/>
              </w:rPr>
              <w:t>Good shoulder and good fit</w:t>
            </w:r>
          </w:p>
        </w:tc>
      </w:tr>
      <w:tr w:rsidR="00DC72AC" w:rsidRPr="006333AF" w14:paraId="251F3EAF" w14:textId="77777777" w:rsidTr="00DC72AC">
        <w:tc>
          <w:tcPr>
            <w:tcW w:w="1195" w:type="pct"/>
          </w:tcPr>
          <w:p w14:paraId="6E09132E"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6D31B967" w14:textId="77777777" w:rsidR="00DC72AC" w:rsidRPr="006333AF" w:rsidRDefault="00DC72AC" w:rsidP="006333AF">
            <w:pPr>
              <w:rPr>
                <w:sz w:val="20"/>
                <w:szCs w:val="20"/>
              </w:rPr>
            </w:pPr>
            <w:r w:rsidRPr="006333AF">
              <w:rPr>
                <w:sz w:val="20"/>
                <w:szCs w:val="20"/>
              </w:rPr>
              <w:t>0.12</w:t>
            </w:r>
          </w:p>
        </w:tc>
        <w:tc>
          <w:tcPr>
            <w:tcW w:w="1965" w:type="pct"/>
          </w:tcPr>
          <w:p w14:paraId="27A2A1A0" w14:textId="77777777" w:rsidR="00DC72AC" w:rsidRPr="006333AF" w:rsidRDefault="00DC72AC" w:rsidP="006333AF">
            <w:pPr>
              <w:rPr>
                <w:sz w:val="20"/>
                <w:szCs w:val="20"/>
              </w:rPr>
            </w:pPr>
            <w:r w:rsidRPr="006333AF">
              <w:rPr>
                <w:sz w:val="20"/>
                <w:szCs w:val="20"/>
              </w:rPr>
              <w:t>0.22</w:t>
            </w:r>
          </w:p>
        </w:tc>
      </w:tr>
      <w:tr w:rsidR="00DC72AC" w:rsidRPr="006333AF" w14:paraId="798B8350" w14:textId="77777777" w:rsidTr="00DC72AC">
        <w:tc>
          <w:tcPr>
            <w:tcW w:w="1195" w:type="pct"/>
          </w:tcPr>
          <w:p w14:paraId="3AB484F5" w14:textId="77777777" w:rsidR="00DC72AC" w:rsidRPr="006333AF" w:rsidRDefault="00DC72AC" w:rsidP="006333AF">
            <w:pPr>
              <w:rPr>
                <w:sz w:val="20"/>
                <w:szCs w:val="20"/>
              </w:rPr>
            </w:pPr>
            <w:r w:rsidRPr="006333AF">
              <w:rPr>
                <w:sz w:val="20"/>
                <w:szCs w:val="20"/>
              </w:rPr>
              <w:t># parameters</w:t>
            </w:r>
          </w:p>
        </w:tc>
        <w:tc>
          <w:tcPr>
            <w:tcW w:w="1840" w:type="pct"/>
          </w:tcPr>
          <w:p w14:paraId="3A5D8C7C" w14:textId="77777777" w:rsidR="00DC72AC" w:rsidRPr="006333AF" w:rsidRDefault="00DC72AC" w:rsidP="006333AF">
            <w:pPr>
              <w:rPr>
                <w:sz w:val="20"/>
                <w:szCs w:val="20"/>
              </w:rPr>
            </w:pPr>
            <w:r w:rsidRPr="006333AF">
              <w:rPr>
                <w:sz w:val="20"/>
                <w:szCs w:val="20"/>
              </w:rPr>
              <w:t>2</w:t>
            </w:r>
          </w:p>
        </w:tc>
        <w:tc>
          <w:tcPr>
            <w:tcW w:w="1965" w:type="pct"/>
          </w:tcPr>
          <w:p w14:paraId="31E356F3" w14:textId="77777777" w:rsidR="00DC72AC" w:rsidRPr="006333AF" w:rsidRDefault="00DC72AC" w:rsidP="006333AF">
            <w:pPr>
              <w:rPr>
                <w:sz w:val="20"/>
                <w:szCs w:val="20"/>
              </w:rPr>
            </w:pPr>
            <w:r w:rsidRPr="006333AF">
              <w:rPr>
                <w:sz w:val="20"/>
                <w:szCs w:val="20"/>
              </w:rPr>
              <w:t>1</w:t>
            </w:r>
          </w:p>
        </w:tc>
      </w:tr>
      <w:tr w:rsidR="00DC72AC" w:rsidRPr="006333AF" w14:paraId="65F0C4BE" w14:textId="77777777" w:rsidTr="00DC72AC">
        <w:tc>
          <w:tcPr>
            <w:tcW w:w="1195" w:type="pct"/>
          </w:tcPr>
          <w:p w14:paraId="7839887F" w14:textId="77777777" w:rsidR="00DC72AC" w:rsidRPr="006333AF" w:rsidRDefault="00DC72AC" w:rsidP="006333AF">
            <w:pPr>
              <w:rPr>
                <w:sz w:val="20"/>
                <w:szCs w:val="20"/>
              </w:rPr>
            </w:pPr>
            <w:r w:rsidRPr="006333AF">
              <w:rPr>
                <w:sz w:val="20"/>
                <w:szCs w:val="20"/>
              </w:rPr>
              <w:t>warnings</w:t>
            </w:r>
          </w:p>
        </w:tc>
        <w:tc>
          <w:tcPr>
            <w:tcW w:w="1840" w:type="pct"/>
          </w:tcPr>
          <w:p w14:paraId="52367AD4" w14:textId="77777777" w:rsidR="00DC72AC" w:rsidRPr="006333AF" w:rsidRDefault="00DC72AC" w:rsidP="006333AF">
            <w:pPr>
              <w:rPr>
                <w:sz w:val="20"/>
                <w:szCs w:val="20"/>
              </w:rPr>
            </w:pPr>
            <w:r w:rsidRPr="006333AF">
              <w:rPr>
                <w:i/>
              </w:rPr>
              <w:t>Parameters being constrained to monotonicity</w:t>
            </w:r>
          </w:p>
        </w:tc>
        <w:tc>
          <w:tcPr>
            <w:tcW w:w="1965" w:type="pct"/>
          </w:tcPr>
          <w:p w14:paraId="0F12F940" w14:textId="77777777" w:rsidR="00DC72AC" w:rsidRPr="006333AF" w:rsidRDefault="00DC72AC" w:rsidP="006333AF">
            <w:pPr>
              <w:rPr>
                <w:sz w:val="20"/>
                <w:szCs w:val="20"/>
              </w:rPr>
            </w:pPr>
            <w:r w:rsidRPr="006333AF">
              <w:rPr>
                <w:i/>
              </w:rPr>
              <w:t>None</w:t>
            </w:r>
          </w:p>
        </w:tc>
      </w:tr>
    </w:tbl>
    <w:p w14:paraId="60B8AB93" w14:textId="77777777" w:rsidR="00DC72AC" w:rsidRPr="006333AF" w:rsidRDefault="00DC72AC" w:rsidP="006333AF"/>
    <w:p w14:paraId="279B1E97" w14:textId="77777777" w:rsidR="00DC72AC" w:rsidRPr="006333AF" w:rsidRDefault="00DC72AC" w:rsidP="006333AF"/>
    <w:tbl>
      <w:tblPr>
        <w:tblStyle w:val="TableGrid"/>
        <w:tblpPr w:leftFromText="180" w:rightFromText="180" w:vertAnchor="text" w:horzAnchor="margin" w:tblpY="113"/>
        <w:tblW w:w="5000" w:type="pct"/>
        <w:tblLook w:val="04A0" w:firstRow="1" w:lastRow="0" w:firstColumn="1" w:lastColumn="0" w:noHBand="0" w:noVBand="1"/>
      </w:tblPr>
      <w:tblGrid>
        <w:gridCol w:w="2234"/>
        <w:gridCol w:w="3441"/>
        <w:gridCol w:w="3675"/>
      </w:tblGrid>
      <w:tr w:rsidR="00DC72AC" w:rsidRPr="006333AF" w14:paraId="375D0946" w14:textId="77777777" w:rsidTr="00DC72AC">
        <w:tc>
          <w:tcPr>
            <w:tcW w:w="5000" w:type="pct"/>
            <w:gridSpan w:val="3"/>
          </w:tcPr>
          <w:p w14:paraId="04F147D2" w14:textId="77777777" w:rsidR="00DC72AC" w:rsidRPr="006333AF" w:rsidRDefault="00DC72AC" w:rsidP="006333AF">
            <w:pPr>
              <w:rPr>
                <w:sz w:val="20"/>
                <w:szCs w:val="20"/>
              </w:rPr>
            </w:pPr>
            <w:r w:rsidRPr="006333AF">
              <w:rPr>
                <w:b/>
                <w:i/>
              </w:rPr>
              <w:t>Appendix 3.I.  2 ft bins,  truncation after 10 ft, 122 observations, width 10 ft</w:t>
            </w:r>
          </w:p>
        </w:tc>
      </w:tr>
      <w:tr w:rsidR="00DC72AC" w:rsidRPr="006333AF" w14:paraId="3A326CDB" w14:textId="77777777" w:rsidTr="00DC72AC">
        <w:tc>
          <w:tcPr>
            <w:tcW w:w="1195" w:type="pct"/>
          </w:tcPr>
          <w:p w14:paraId="07398EEF" w14:textId="77777777" w:rsidR="00DC72AC" w:rsidRPr="006333AF" w:rsidRDefault="00DC72AC" w:rsidP="006333AF">
            <w:pPr>
              <w:rPr>
                <w:sz w:val="20"/>
                <w:szCs w:val="20"/>
              </w:rPr>
            </w:pPr>
          </w:p>
        </w:tc>
        <w:tc>
          <w:tcPr>
            <w:tcW w:w="1840" w:type="pct"/>
          </w:tcPr>
          <w:p w14:paraId="462D2BC2" w14:textId="77777777" w:rsidR="00DC72AC" w:rsidRPr="006333AF" w:rsidRDefault="00DC72AC" w:rsidP="006333AF">
            <w:pPr>
              <w:rPr>
                <w:sz w:val="20"/>
                <w:szCs w:val="20"/>
              </w:rPr>
            </w:pPr>
            <w:r w:rsidRPr="006333AF">
              <w:rPr>
                <w:sz w:val="20"/>
                <w:szCs w:val="20"/>
              </w:rPr>
              <w:t>Hazard rate cosine</w:t>
            </w:r>
          </w:p>
        </w:tc>
        <w:tc>
          <w:tcPr>
            <w:tcW w:w="1965" w:type="pct"/>
          </w:tcPr>
          <w:p w14:paraId="4DF48F83" w14:textId="77777777" w:rsidR="00DC72AC" w:rsidRPr="006333AF" w:rsidRDefault="00DC72AC" w:rsidP="006333AF">
            <w:pPr>
              <w:rPr>
                <w:sz w:val="20"/>
                <w:szCs w:val="20"/>
              </w:rPr>
            </w:pPr>
            <w:r w:rsidRPr="006333AF">
              <w:rPr>
                <w:sz w:val="20"/>
                <w:szCs w:val="20"/>
              </w:rPr>
              <w:t>Half normal cosine</w:t>
            </w:r>
          </w:p>
        </w:tc>
      </w:tr>
      <w:tr w:rsidR="00DC72AC" w:rsidRPr="006333AF" w14:paraId="377D0DC1" w14:textId="77777777" w:rsidTr="00DC72AC">
        <w:tc>
          <w:tcPr>
            <w:tcW w:w="1195" w:type="pct"/>
          </w:tcPr>
          <w:p w14:paraId="3B86E659" w14:textId="77777777" w:rsidR="00DC72AC" w:rsidRPr="006333AF" w:rsidRDefault="00DC72AC" w:rsidP="006333AF">
            <w:pPr>
              <w:rPr>
                <w:sz w:val="20"/>
                <w:szCs w:val="20"/>
              </w:rPr>
            </w:pPr>
            <w:r w:rsidRPr="006333AF">
              <w:rPr>
                <w:sz w:val="20"/>
                <w:szCs w:val="20"/>
              </w:rPr>
              <w:t>AIC</w:t>
            </w:r>
          </w:p>
        </w:tc>
        <w:tc>
          <w:tcPr>
            <w:tcW w:w="1840" w:type="pct"/>
          </w:tcPr>
          <w:p w14:paraId="413FC78A" w14:textId="77777777" w:rsidR="00DC72AC" w:rsidRPr="006333AF" w:rsidRDefault="00DC72AC" w:rsidP="006333AF">
            <w:pPr>
              <w:rPr>
                <w:sz w:val="20"/>
                <w:szCs w:val="20"/>
              </w:rPr>
            </w:pPr>
            <w:r w:rsidRPr="006333AF">
              <w:rPr>
                <w:sz w:val="20"/>
                <w:szCs w:val="20"/>
              </w:rPr>
              <w:t>520</w:t>
            </w:r>
          </w:p>
        </w:tc>
        <w:tc>
          <w:tcPr>
            <w:tcW w:w="1965" w:type="pct"/>
          </w:tcPr>
          <w:p w14:paraId="46D6BF7E" w14:textId="77777777" w:rsidR="00DC72AC" w:rsidRPr="006333AF" w:rsidRDefault="00DC72AC" w:rsidP="006333AF">
            <w:pPr>
              <w:rPr>
                <w:sz w:val="20"/>
                <w:szCs w:val="20"/>
              </w:rPr>
            </w:pPr>
            <w:r w:rsidRPr="006333AF">
              <w:rPr>
                <w:sz w:val="20"/>
                <w:szCs w:val="20"/>
              </w:rPr>
              <w:t>516</w:t>
            </w:r>
          </w:p>
        </w:tc>
      </w:tr>
      <w:tr w:rsidR="00DC72AC" w:rsidRPr="006333AF" w14:paraId="4B8E2DD9" w14:textId="77777777" w:rsidTr="00DC72AC">
        <w:tc>
          <w:tcPr>
            <w:tcW w:w="1195" w:type="pct"/>
          </w:tcPr>
          <w:p w14:paraId="53857BCE"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42EB6DBF" w14:textId="77777777" w:rsidR="00DC72AC" w:rsidRPr="006333AF" w:rsidRDefault="00DC72AC" w:rsidP="006333AF">
            <w:pPr>
              <w:rPr>
                <w:sz w:val="20"/>
                <w:szCs w:val="20"/>
              </w:rPr>
            </w:pPr>
            <w:r w:rsidRPr="006333AF">
              <w:rPr>
                <w:sz w:val="20"/>
                <w:szCs w:val="20"/>
              </w:rPr>
              <w:t>1285</w:t>
            </w:r>
          </w:p>
        </w:tc>
        <w:tc>
          <w:tcPr>
            <w:tcW w:w="1965" w:type="pct"/>
          </w:tcPr>
          <w:p w14:paraId="5CDDFF0B" w14:textId="77777777" w:rsidR="00DC72AC" w:rsidRPr="006333AF" w:rsidRDefault="00DC72AC" w:rsidP="006333AF">
            <w:pPr>
              <w:rPr>
                <w:sz w:val="20"/>
                <w:szCs w:val="20"/>
              </w:rPr>
            </w:pPr>
            <w:r w:rsidRPr="006333AF">
              <w:rPr>
                <w:sz w:val="20"/>
                <w:szCs w:val="20"/>
              </w:rPr>
              <w:t>1376</w:t>
            </w:r>
          </w:p>
        </w:tc>
      </w:tr>
      <w:tr w:rsidR="00DC72AC" w:rsidRPr="006333AF" w14:paraId="237E84A7" w14:textId="77777777" w:rsidTr="00DC72AC">
        <w:tc>
          <w:tcPr>
            <w:tcW w:w="1195" w:type="pct"/>
          </w:tcPr>
          <w:p w14:paraId="2881CA68"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163EB2D4" w14:textId="77777777" w:rsidR="00DC72AC" w:rsidRPr="006333AF" w:rsidRDefault="00DC72AC" w:rsidP="006333AF">
            <w:pPr>
              <w:rPr>
                <w:sz w:val="20"/>
                <w:szCs w:val="20"/>
              </w:rPr>
            </w:pPr>
            <w:r w:rsidRPr="006333AF">
              <w:rPr>
                <w:sz w:val="20"/>
                <w:szCs w:val="20"/>
              </w:rPr>
              <w:t>806</w:t>
            </w:r>
          </w:p>
        </w:tc>
        <w:tc>
          <w:tcPr>
            <w:tcW w:w="1965" w:type="pct"/>
          </w:tcPr>
          <w:p w14:paraId="7E5F2795" w14:textId="77777777" w:rsidR="00DC72AC" w:rsidRPr="006333AF" w:rsidRDefault="00DC72AC" w:rsidP="006333AF">
            <w:pPr>
              <w:rPr>
                <w:sz w:val="20"/>
                <w:szCs w:val="20"/>
              </w:rPr>
            </w:pPr>
            <w:r w:rsidRPr="006333AF">
              <w:rPr>
                <w:sz w:val="20"/>
                <w:szCs w:val="20"/>
              </w:rPr>
              <w:t>964</w:t>
            </w:r>
          </w:p>
        </w:tc>
      </w:tr>
      <w:tr w:rsidR="00DC72AC" w:rsidRPr="006333AF" w14:paraId="6A29D1B2" w14:textId="77777777" w:rsidTr="00DC72AC">
        <w:tc>
          <w:tcPr>
            <w:tcW w:w="1195" w:type="pct"/>
          </w:tcPr>
          <w:p w14:paraId="47B3C885"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57206597" w14:textId="77777777" w:rsidR="00DC72AC" w:rsidRPr="006333AF" w:rsidRDefault="00DC72AC" w:rsidP="006333AF">
            <w:pPr>
              <w:rPr>
                <w:sz w:val="20"/>
                <w:szCs w:val="20"/>
              </w:rPr>
            </w:pPr>
            <w:r w:rsidRPr="006333AF">
              <w:rPr>
                <w:sz w:val="20"/>
                <w:szCs w:val="20"/>
              </w:rPr>
              <w:t>2051</w:t>
            </w:r>
          </w:p>
        </w:tc>
        <w:tc>
          <w:tcPr>
            <w:tcW w:w="1965" w:type="pct"/>
          </w:tcPr>
          <w:p w14:paraId="10E63271" w14:textId="77777777" w:rsidR="00DC72AC" w:rsidRPr="006333AF" w:rsidRDefault="00DC72AC" w:rsidP="006333AF">
            <w:pPr>
              <w:rPr>
                <w:sz w:val="20"/>
                <w:szCs w:val="20"/>
              </w:rPr>
            </w:pPr>
            <w:r w:rsidRPr="006333AF">
              <w:rPr>
                <w:sz w:val="20"/>
                <w:szCs w:val="20"/>
              </w:rPr>
              <w:t>1964</w:t>
            </w:r>
          </w:p>
        </w:tc>
      </w:tr>
      <w:tr w:rsidR="00DC72AC" w:rsidRPr="006333AF" w14:paraId="6378A65F" w14:textId="77777777" w:rsidTr="00DC72AC">
        <w:tc>
          <w:tcPr>
            <w:tcW w:w="1195" w:type="pct"/>
          </w:tcPr>
          <w:p w14:paraId="615E7FCA" w14:textId="77777777" w:rsidR="00DC72AC" w:rsidRPr="006333AF" w:rsidRDefault="00DC72AC" w:rsidP="006333AF">
            <w:pPr>
              <w:rPr>
                <w:sz w:val="20"/>
                <w:szCs w:val="20"/>
              </w:rPr>
            </w:pPr>
            <w:r w:rsidRPr="006333AF">
              <w:rPr>
                <w:sz w:val="20"/>
                <w:szCs w:val="20"/>
              </w:rPr>
              <w:t>CV of D</w:t>
            </w:r>
          </w:p>
        </w:tc>
        <w:tc>
          <w:tcPr>
            <w:tcW w:w="1840" w:type="pct"/>
          </w:tcPr>
          <w:p w14:paraId="01595854" w14:textId="77777777" w:rsidR="00DC72AC" w:rsidRPr="006333AF" w:rsidRDefault="00DC72AC" w:rsidP="006333AF">
            <w:pPr>
              <w:rPr>
                <w:sz w:val="20"/>
                <w:szCs w:val="20"/>
              </w:rPr>
            </w:pPr>
            <w:r w:rsidRPr="006333AF">
              <w:rPr>
                <w:sz w:val="20"/>
                <w:szCs w:val="20"/>
              </w:rPr>
              <w:t>0.24</w:t>
            </w:r>
          </w:p>
        </w:tc>
        <w:tc>
          <w:tcPr>
            <w:tcW w:w="1965" w:type="pct"/>
          </w:tcPr>
          <w:p w14:paraId="5B9E503A" w14:textId="77777777" w:rsidR="00DC72AC" w:rsidRPr="006333AF" w:rsidRDefault="00DC72AC" w:rsidP="006333AF">
            <w:pPr>
              <w:rPr>
                <w:sz w:val="20"/>
                <w:szCs w:val="20"/>
              </w:rPr>
            </w:pPr>
            <w:r w:rsidRPr="006333AF">
              <w:rPr>
                <w:sz w:val="20"/>
                <w:szCs w:val="20"/>
              </w:rPr>
              <w:t>0.18</w:t>
            </w:r>
          </w:p>
        </w:tc>
      </w:tr>
      <w:tr w:rsidR="00DC72AC" w:rsidRPr="006333AF" w14:paraId="747B2C66" w14:textId="77777777" w:rsidTr="00DC72AC">
        <w:trPr>
          <w:trHeight w:val="611"/>
        </w:trPr>
        <w:tc>
          <w:tcPr>
            <w:tcW w:w="1195" w:type="pct"/>
          </w:tcPr>
          <w:p w14:paraId="269385FF" w14:textId="77777777" w:rsidR="00DC72AC" w:rsidRPr="006333AF" w:rsidRDefault="00DC72AC" w:rsidP="006333AF">
            <w:pPr>
              <w:rPr>
                <w:sz w:val="20"/>
                <w:szCs w:val="20"/>
              </w:rPr>
            </w:pPr>
            <w:r w:rsidRPr="006333AF">
              <w:rPr>
                <w:sz w:val="20"/>
                <w:szCs w:val="20"/>
              </w:rPr>
              <w:t>Judgement</w:t>
            </w:r>
          </w:p>
        </w:tc>
        <w:tc>
          <w:tcPr>
            <w:tcW w:w="1840" w:type="pct"/>
          </w:tcPr>
          <w:p w14:paraId="0488484E" w14:textId="77777777" w:rsidR="00DC72AC" w:rsidRPr="006333AF" w:rsidRDefault="00DC72AC" w:rsidP="006333AF">
            <w:pPr>
              <w:rPr>
                <w:sz w:val="20"/>
                <w:szCs w:val="20"/>
              </w:rPr>
            </w:pPr>
            <w:r w:rsidRPr="006333AF">
              <w:rPr>
                <w:sz w:val="20"/>
                <w:szCs w:val="20"/>
              </w:rPr>
              <w:t>Unrealistic shape</w:t>
            </w:r>
          </w:p>
        </w:tc>
        <w:tc>
          <w:tcPr>
            <w:tcW w:w="1965" w:type="pct"/>
          </w:tcPr>
          <w:p w14:paraId="7B4A8271" w14:textId="77777777" w:rsidR="00DC72AC" w:rsidRPr="006333AF" w:rsidRDefault="00DC72AC" w:rsidP="006333AF">
            <w:pPr>
              <w:rPr>
                <w:sz w:val="20"/>
                <w:szCs w:val="20"/>
              </w:rPr>
            </w:pPr>
            <w:r w:rsidRPr="006333AF">
              <w:rPr>
                <w:sz w:val="20"/>
                <w:szCs w:val="20"/>
              </w:rPr>
              <w:t>Unrealistic shape</w:t>
            </w:r>
          </w:p>
        </w:tc>
      </w:tr>
      <w:tr w:rsidR="00DC72AC" w:rsidRPr="006333AF" w14:paraId="2F10335B" w14:textId="77777777" w:rsidTr="00DC72AC">
        <w:tc>
          <w:tcPr>
            <w:tcW w:w="1195" w:type="pct"/>
          </w:tcPr>
          <w:p w14:paraId="34632EEE"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5C0C2D43" w14:textId="77777777" w:rsidR="00DC72AC" w:rsidRPr="006333AF" w:rsidRDefault="00DC72AC" w:rsidP="006333AF">
            <w:pPr>
              <w:rPr>
                <w:sz w:val="20"/>
                <w:szCs w:val="20"/>
              </w:rPr>
            </w:pPr>
            <w:r w:rsidRPr="006333AF">
              <w:rPr>
                <w:sz w:val="20"/>
                <w:szCs w:val="20"/>
              </w:rPr>
              <w:t>0.01</w:t>
            </w:r>
          </w:p>
        </w:tc>
        <w:tc>
          <w:tcPr>
            <w:tcW w:w="1965" w:type="pct"/>
          </w:tcPr>
          <w:p w14:paraId="5A314425" w14:textId="77777777" w:rsidR="00DC72AC" w:rsidRPr="006333AF" w:rsidRDefault="00DC72AC" w:rsidP="006333AF">
            <w:pPr>
              <w:rPr>
                <w:sz w:val="20"/>
                <w:szCs w:val="20"/>
              </w:rPr>
            </w:pPr>
            <w:r w:rsidRPr="006333AF">
              <w:rPr>
                <w:sz w:val="20"/>
                <w:szCs w:val="20"/>
              </w:rPr>
              <w:t>0.06</w:t>
            </w:r>
          </w:p>
        </w:tc>
      </w:tr>
      <w:tr w:rsidR="00DC72AC" w:rsidRPr="006333AF" w14:paraId="1649AEE4" w14:textId="77777777" w:rsidTr="00DC72AC">
        <w:trPr>
          <w:trHeight w:val="272"/>
        </w:trPr>
        <w:tc>
          <w:tcPr>
            <w:tcW w:w="1195" w:type="pct"/>
          </w:tcPr>
          <w:p w14:paraId="1B8F03D3" w14:textId="77777777" w:rsidR="00DC72AC" w:rsidRPr="006333AF" w:rsidRDefault="00DC72AC" w:rsidP="006333AF">
            <w:pPr>
              <w:rPr>
                <w:sz w:val="20"/>
                <w:szCs w:val="20"/>
              </w:rPr>
            </w:pPr>
            <w:r w:rsidRPr="006333AF">
              <w:rPr>
                <w:sz w:val="20"/>
                <w:szCs w:val="20"/>
              </w:rPr>
              <w:t># parameters</w:t>
            </w:r>
          </w:p>
        </w:tc>
        <w:tc>
          <w:tcPr>
            <w:tcW w:w="1840" w:type="pct"/>
          </w:tcPr>
          <w:p w14:paraId="5892805B" w14:textId="77777777" w:rsidR="00DC72AC" w:rsidRPr="006333AF" w:rsidRDefault="00DC72AC" w:rsidP="006333AF">
            <w:pPr>
              <w:rPr>
                <w:sz w:val="20"/>
                <w:szCs w:val="20"/>
              </w:rPr>
            </w:pPr>
            <w:r w:rsidRPr="006333AF">
              <w:rPr>
                <w:sz w:val="20"/>
                <w:szCs w:val="20"/>
              </w:rPr>
              <w:t>2</w:t>
            </w:r>
          </w:p>
        </w:tc>
        <w:tc>
          <w:tcPr>
            <w:tcW w:w="1965" w:type="pct"/>
          </w:tcPr>
          <w:p w14:paraId="07530093" w14:textId="77777777" w:rsidR="00DC72AC" w:rsidRPr="006333AF" w:rsidRDefault="00DC72AC" w:rsidP="006333AF">
            <w:pPr>
              <w:rPr>
                <w:sz w:val="20"/>
                <w:szCs w:val="20"/>
              </w:rPr>
            </w:pPr>
            <w:r w:rsidRPr="006333AF">
              <w:rPr>
                <w:sz w:val="20"/>
                <w:szCs w:val="20"/>
              </w:rPr>
              <w:t>3</w:t>
            </w:r>
          </w:p>
        </w:tc>
      </w:tr>
      <w:tr w:rsidR="00DC72AC" w:rsidRPr="006333AF" w14:paraId="3CCFCC5A" w14:textId="77777777" w:rsidTr="00DC72AC">
        <w:tc>
          <w:tcPr>
            <w:tcW w:w="1195" w:type="pct"/>
          </w:tcPr>
          <w:p w14:paraId="23C7301B" w14:textId="77777777" w:rsidR="00DC72AC" w:rsidRPr="006333AF" w:rsidRDefault="00DC72AC" w:rsidP="006333AF">
            <w:pPr>
              <w:rPr>
                <w:sz w:val="20"/>
                <w:szCs w:val="20"/>
              </w:rPr>
            </w:pPr>
            <w:r w:rsidRPr="006333AF">
              <w:rPr>
                <w:sz w:val="20"/>
                <w:szCs w:val="20"/>
              </w:rPr>
              <w:t>warnings</w:t>
            </w:r>
          </w:p>
        </w:tc>
        <w:tc>
          <w:tcPr>
            <w:tcW w:w="1840" w:type="pct"/>
          </w:tcPr>
          <w:p w14:paraId="2B8D3608" w14:textId="77777777" w:rsidR="00DC72AC" w:rsidRPr="006333AF" w:rsidRDefault="00DC72AC" w:rsidP="006333AF">
            <w:pPr>
              <w:rPr>
                <w:sz w:val="20"/>
                <w:szCs w:val="20"/>
              </w:rPr>
            </w:pPr>
            <w:r w:rsidRPr="006333AF">
              <w:rPr>
                <w:sz w:val="20"/>
                <w:szCs w:val="20"/>
              </w:rPr>
              <w:t>Parameters are being constrained to monotonicity; parameters constrained to lower bound</w:t>
            </w:r>
          </w:p>
        </w:tc>
        <w:tc>
          <w:tcPr>
            <w:tcW w:w="1965" w:type="pct"/>
          </w:tcPr>
          <w:p w14:paraId="635E898D" w14:textId="77777777" w:rsidR="00DC72AC" w:rsidRPr="006333AF" w:rsidRDefault="00DC72AC" w:rsidP="006333AF">
            <w:pPr>
              <w:rPr>
                <w:sz w:val="20"/>
                <w:szCs w:val="20"/>
              </w:rPr>
            </w:pPr>
            <w:r w:rsidRPr="006333AF">
              <w:rPr>
                <w:sz w:val="20"/>
                <w:szCs w:val="20"/>
              </w:rPr>
              <w:t>Parameters are being constrained to monotonicity</w:t>
            </w:r>
          </w:p>
        </w:tc>
      </w:tr>
    </w:tbl>
    <w:p w14:paraId="0ADF6247" w14:textId="77777777" w:rsidR="00DC72AC" w:rsidRPr="006333AF" w:rsidRDefault="00DC72AC" w:rsidP="006333AF">
      <w:pPr>
        <w:rPr>
          <w:b/>
          <w:i/>
          <w:sz w:val="28"/>
          <w:szCs w:val="28"/>
        </w:rPr>
      </w:pPr>
    </w:p>
    <w:tbl>
      <w:tblPr>
        <w:tblStyle w:val="TableGrid"/>
        <w:tblpPr w:leftFromText="180" w:rightFromText="180" w:vertAnchor="text" w:horzAnchor="margin" w:tblpY="113"/>
        <w:tblW w:w="5000" w:type="pct"/>
        <w:tblLook w:val="04A0" w:firstRow="1" w:lastRow="0" w:firstColumn="1" w:lastColumn="0" w:noHBand="0" w:noVBand="1"/>
      </w:tblPr>
      <w:tblGrid>
        <w:gridCol w:w="2234"/>
        <w:gridCol w:w="3441"/>
        <w:gridCol w:w="3675"/>
      </w:tblGrid>
      <w:tr w:rsidR="00DC72AC" w:rsidRPr="006333AF" w14:paraId="7E5BDD2A" w14:textId="77777777" w:rsidTr="00DC72AC">
        <w:tc>
          <w:tcPr>
            <w:tcW w:w="5000" w:type="pct"/>
            <w:gridSpan w:val="3"/>
          </w:tcPr>
          <w:p w14:paraId="36C9FF82" w14:textId="77777777" w:rsidR="00DC72AC" w:rsidRPr="006333AF" w:rsidRDefault="00DC72AC" w:rsidP="006333AF">
            <w:pPr>
              <w:rPr>
                <w:sz w:val="20"/>
                <w:szCs w:val="20"/>
              </w:rPr>
            </w:pPr>
            <w:r w:rsidRPr="006333AF">
              <w:rPr>
                <w:b/>
                <w:i/>
              </w:rPr>
              <w:t>Appendix 3.J.  2.5 ft bins,  truncation after 12 ft, 152 observations, width 12 ft</w:t>
            </w:r>
          </w:p>
        </w:tc>
      </w:tr>
      <w:tr w:rsidR="00DC72AC" w:rsidRPr="006333AF" w14:paraId="0F911000" w14:textId="77777777" w:rsidTr="00DC72AC">
        <w:tc>
          <w:tcPr>
            <w:tcW w:w="1195" w:type="pct"/>
          </w:tcPr>
          <w:p w14:paraId="25408447" w14:textId="77777777" w:rsidR="00DC72AC" w:rsidRPr="006333AF" w:rsidRDefault="00DC72AC" w:rsidP="006333AF">
            <w:pPr>
              <w:rPr>
                <w:sz w:val="20"/>
                <w:szCs w:val="20"/>
              </w:rPr>
            </w:pPr>
          </w:p>
        </w:tc>
        <w:tc>
          <w:tcPr>
            <w:tcW w:w="1840" w:type="pct"/>
          </w:tcPr>
          <w:p w14:paraId="371F608D" w14:textId="77777777" w:rsidR="00DC72AC" w:rsidRPr="006333AF" w:rsidRDefault="00DC72AC" w:rsidP="006333AF">
            <w:pPr>
              <w:rPr>
                <w:sz w:val="20"/>
                <w:szCs w:val="20"/>
              </w:rPr>
            </w:pPr>
            <w:r w:rsidRPr="006333AF">
              <w:rPr>
                <w:sz w:val="20"/>
                <w:szCs w:val="20"/>
              </w:rPr>
              <w:t>Hazard rate cosine</w:t>
            </w:r>
          </w:p>
        </w:tc>
        <w:tc>
          <w:tcPr>
            <w:tcW w:w="1965" w:type="pct"/>
          </w:tcPr>
          <w:p w14:paraId="49C7C302" w14:textId="77777777" w:rsidR="00DC72AC" w:rsidRPr="006333AF" w:rsidRDefault="00DC72AC" w:rsidP="006333AF">
            <w:pPr>
              <w:rPr>
                <w:sz w:val="20"/>
                <w:szCs w:val="20"/>
              </w:rPr>
            </w:pPr>
            <w:r w:rsidRPr="006333AF">
              <w:rPr>
                <w:sz w:val="20"/>
                <w:szCs w:val="20"/>
              </w:rPr>
              <w:t>Half normal cosine</w:t>
            </w:r>
          </w:p>
        </w:tc>
      </w:tr>
      <w:tr w:rsidR="00DC72AC" w:rsidRPr="006333AF" w14:paraId="1CE79DDA" w14:textId="77777777" w:rsidTr="00DC72AC">
        <w:tc>
          <w:tcPr>
            <w:tcW w:w="1195" w:type="pct"/>
          </w:tcPr>
          <w:p w14:paraId="4B1F9588" w14:textId="77777777" w:rsidR="00DC72AC" w:rsidRPr="006333AF" w:rsidRDefault="00DC72AC" w:rsidP="006333AF">
            <w:pPr>
              <w:rPr>
                <w:sz w:val="20"/>
                <w:szCs w:val="20"/>
              </w:rPr>
            </w:pPr>
            <w:r w:rsidRPr="006333AF">
              <w:rPr>
                <w:sz w:val="20"/>
                <w:szCs w:val="20"/>
              </w:rPr>
              <w:t>AIC</w:t>
            </w:r>
          </w:p>
        </w:tc>
        <w:tc>
          <w:tcPr>
            <w:tcW w:w="1840" w:type="pct"/>
          </w:tcPr>
          <w:p w14:paraId="15B871D4" w14:textId="77777777" w:rsidR="00DC72AC" w:rsidRPr="006333AF" w:rsidRDefault="00DC72AC" w:rsidP="006333AF">
            <w:pPr>
              <w:rPr>
                <w:sz w:val="20"/>
                <w:szCs w:val="20"/>
              </w:rPr>
            </w:pPr>
            <w:r w:rsidRPr="006333AF">
              <w:rPr>
                <w:sz w:val="20"/>
                <w:szCs w:val="20"/>
              </w:rPr>
              <w:t>453</w:t>
            </w:r>
          </w:p>
        </w:tc>
        <w:tc>
          <w:tcPr>
            <w:tcW w:w="1965" w:type="pct"/>
          </w:tcPr>
          <w:p w14:paraId="5FF38950" w14:textId="77777777" w:rsidR="00DC72AC" w:rsidRPr="006333AF" w:rsidRDefault="00DC72AC" w:rsidP="006333AF">
            <w:pPr>
              <w:rPr>
                <w:sz w:val="20"/>
                <w:szCs w:val="20"/>
              </w:rPr>
            </w:pPr>
            <w:r w:rsidRPr="006333AF">
              <w:rPr>
                <w:sz w:val="20"/>
                <w:szCs w:val="20"/>
              </w:rPr>
              <w:t>455</w:t>
            </w:r>
          </w:p>
        </w:tc>
      </w:tr>
      <w:tr w:rsidR="00DC72AC" w:rsidRPr="006333AF" w14:paraId="2DDD46C1" w14:textId="77777777" w:rsidTr="00DC72AC">
        <w:tc>
          <w:tcPr>
            <w:tcW w:w="1195" w:type="pct"/>
          </w:tcPr>
          <w:p w14:paraId="7C9F7B39"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0D474168" w14:textId="77777777" w:rsidR="00DC72AC" w:rsidRPr="006333AF" w:rsidRDefault="00DC72AC" w:rsidP="006333AF">
            <w:pPr>
              <w:rPr>
                <w:sz w:val="20"/>
                <w:szCs w:val="20"/>
              </w:rPr>
            </w:pPr>
            <w:r w:rsidRPr="006333AF">
              <w:rPr>
                <w:sz w:val="20"/>
                <w:szCs w:val="20"/>
              </w:rPr>
              <w:t>1153</w:t>
            </w:r>
          </w:p>
        </w:tc>
        <w:tc>
          <w:tcPr>
            <w:tcW w:w="1965" w:type="pct"/>
          </w:tcPr>
          <w:p w14:paraId="01A4E476" w14:textId="77777777" w:rsidR="00DC72AC" w:rsidRPr="006333AF" w:rsidRDefault="00DC72AC" w:rsidP="006333AF">
            <w:pPr>
              <w:rPr>
                <w:sz w:val="20"/>
                <w:szCs w:val="20"/>
              </w:rPr>
            </w:pPr>
            <w:r w:rsidRPr="006333AF">
              <w:rPr>
                <w:sz w:val="20"/>
                <w:szCs w:val="20"/>
              </w:rPr>
              <w:t>1081</w:t>
            </w:r>
          </w:p>
        </w:tc>
      </w:tr>
      <w:tr w:rsidR="00DC72AC" w:rsidRPr="006333AF" w14:paraId="149BD09C" w14:textId="77777777" w:rsidTr="00DC72AC">
        <w:tc>
          <w:tcPr>
            <w:tcW w:w="1195" w:type="pct"/>
          </w:tcPr>
          <w:p w14:paraId="1CF02352"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4387D186" w14:textId="77777777" w:rsidR="00DC72AC" w:rsidRPr="006333AF" w:rsidRDefault="00DC72AC" w:rsidP="006333AF">
            <w:pPr>
              <w:rPr>
                <w:sz w:val="20"/>
                <w:szCs w:val="20"/>
              </w:rPr>
            </w:pPr>
            <w:r w:rsidRPr="006333AF">
              <w:rPr>
                <w:sz w:val="20"/>
                <w:szCs w:val="20"/>
              </w:rPr>
              <w:t>777</w:t>
            </w:r>
          </w:p>
        </w:tc>
        <w:tc>
          <w:tcPr>
            <w:tcW w:w="1965" w:type="pct"/>
          </w:tcPr>
          <w:p w14:paraId="4C7DE3DF" w14:textId="77777777" w:rsidR="00DC72AC" w:rsidRPr="006333AF" w:rsidRDefault="00DC72AC" w:rsidP="006333AF">
            <w:pPr>
              <w:rPr>
                <w:sz w:val="20"/>
                <w:szCs w:val="20"/>
              </w:rPr>
            </w:pPr>
            <w:r w:rsidRPr="006333AF">
              <w:rPr>
                <w:sz w:val="20"/>
                <w:szCs w:val="20"/>
              </w:rPr>
              <w:t>816</w:t>
            </w:r>
          </w:p>
        </w:tc>
      </w:tr>
      <w:tr w:rsidR="00DC72AC" w:rsidRPr="006333AF" w14:paraId="20566AE3" w14:textId="77777777" w:rsidTr="00DC72AC">
        <w:tc>
          <w:tcPr>
            <w:tcW w:w="1195" w:type="pct"/>
          </w:tcPr>
          <w:p w14:paraId="389EA80B"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39A190C1" w14:textId="77777777" w:rsidR="00DC72AC" w:rsidRPr="006333AF" w:rsidRDefault="00DC72AC" w:rsidP="006333AF">
            <w:pPr>
              <w:rPr>
                <w:sz w:val="20"/>
                <w:szCs w:val="20"/>
              </w:rPr>
            </w:pPr>
            <w:r w:rsidRPr="006333AF">
              <w:rPr>
                <w:sz w:val="20"/>
                <w:szCs w:val="20"/>
              </w:rPr>
              <w:t>1710</w:t>
            </w:r>
          </w:p>
        </w:tc>
        <w:tc>
          <w:tcPr>
            <w:tcW w:w="1965" w:type="pct"/>
          </w:tcPr>
          <w:p w14:paraId="063AFF07" w14:textId="77777777" w:rsidR="00DC72AC" w:rsidRPr="006333AF" w:rsidRDefault="00DC72AC" w:rsidP="006333AF">
            <w:pPr>
              <w:rPr>
                <w:sz w:val="20"/>
                <w:szCs w:val="20"/>
              </w:rPr>
            </w:pPr>
            <w:r w:rsidRPr="006333AF">
              <w:rPr>
                <w:sz w:val="20"/>
                <w:szCs w:val="20"/>
              </w:rPr>
              <w:t>1432</w:t>
            </w:r>
          </w:p>
        </w:tc>
      </w:tr>
      <w:tr w:rsidR="00DC72AC" w:rsidRPr="006333AF" w14:paraId="5BCA7E86" w14:textId="77777777" w:rsidTr="00DC72AC">
        <w:tc>
          <w:tcPr>
            <w:tcW w:w="1195" w:type="pct"/>
          </w:tcPr>
          <w:p w14:paraId="2E4F5AE9" w14:textId="77777777" w:rsidR="00DC72AC" w:rsidRPr="006333AF" w:rsidRDefault="00DC72AC" w:rsidP="006333AF">
            <w:pPr>
              <w:rPr>
                <w:sz w:val="20"/>
                <w:szCs w:val="20"/>
              </w:rPr>
            </w:pPr>
            <w:r w:rsidRPr="006333AF">
              <w:rPr>
                <w:sz w:val="20"/>
                <w:szCs w:val="20"/>
              </w:rPr>
              <w:t>CV of D</w:t>
            </w:r>
          </w:p>
        </w:tc>
        <w:tc>
          <w:tcPr>
            <w:tcW w:w="1840" w:type="pct"/>
          </w:tcPr>
          <w:p w14:paraId="355F6B52" w14:textId="77777777" w:rsidR="00DC72AC" w:rsidRPr="006333AF" w:rsidRDefault="00DC72AC" w:rsidP="006333AF">
            <w:pPr>
              <w:rPr>
                <w:sz w:val="20"/>
                <w:szCs w:val="20"/>
              </w:rPr>
            </w:pPr>
            <w:r w:rsidRPr="006333AF">
              <w:rPr>
                <w:sz w:val="20"/>
                <w:szCs w:val="20"/>
              </w:rPr>
              <w:t>0.20</w:t>
            </w:r>
          </w:p>
        </w:tc>
        <w:tc>
          <w:tcPr>
            <w:tcW w:w="1965" w:type="pct"/>
          </w:tcPr>
          <w:p w14:paraId="28A4F7FD" w14:textId="77777777" w:rsidR="00DC72AC" w:rsidRPr="006333AF" w:rsidRDefault="00DC72AC" w:rsidP="006333AF">
            <w:pPr>
              <w:rPr>
                <w:sz w:val="20"/>
                <w:szCs w:val="20"/>
              </w:rPr>
            </w:pPr>
            <w:r w:rsidRPr="006333AF">
              <w:rPr>
                <w:sz w:val="20"/>
                <w:szCs w:val="20"/>
              </w:rPr>
              <w:t>0.14</w:t>
            </w:r>
          </w:p>
        </w:tc>
      </w:tr>
      <w:tr w:rsidR="00DC72AC" w:rsidRPr="006333AF" w14:paraId="2DC29A58" w14:textId="77777777" w:rsidTr="00DC72AC">
        <w:trPr>
          <w:trHeight w:val="611"/>
        </w:trPr>
        <w:tc>
          <w:tcPr>
            <w:tcW w:w="1195" w:type="pct"/>
          </w:tcPr>
          <w:p w14:paraId="0264BDD0" w14:textId="77777777" w:rsidR="00DC72AC" w:rsidRPr="006333AF" w:rsidRDefault="00DC72AC" w:rsidP="006333AF">
            <w:pPr>
              <w:rPr>
                <w:sz w:val="20"/>
                <w:szCs w:val="20"/>
              </w:rPr>
            </w:pPr>
            <w:r w:rsidRPr="006333AF">
              <w:rPr>
                <w:sz w:val="20"/>
                <w:szCs w:val="20"/>
              </w:rPr>
              <w:t>Judgement</w:t>
            </w:r>
          </w:p>
        </w:tc>
        <w:tc>
          <w:tcPr>
            <w:tcW w:w="1840" w:type="pct"/>
          </w:tcPr>
          <w:p w14:paraId="6DD293F3" w14:textId="77777777" w:rsidR="00DC72AC" w:rsidRPr="006333AF" w:rsidRDefault="00DC72AC" w:rsidP="006333AF">
            <w:pPr>
              <w:rPr>
                <w:sz w:val="20"/>
                <w:szCs w:val="20"/>
              </w:rPr>
            </w:pPr>
            <w:r w:rsidRPr="006333AF">
              <w:rPr>
                <w:sz w:val="20"/>
                <w:szCs w:val="20"/>
              </w:rPr>
              <w:t>Unrealistic fit</w:t>
            </w:r>
          </w:p>
        </w:tc>
        <w:tc>
          <w:tcPr>
            <w:tcW w:w="1965" w:type="pct"/>
          </w:tcPr>
          <w:p w14:paraId="4282C4BF" w14:textId="77777777" w:rsidR="00DC72AC" w:rsidRPr="006333AF" w:rsidRDefault="00DC72AC" w:rsidP="006333AF">
            <w:pPr>
              <w:rPr>
                <w:sz w:val="20"/>
                <w:szCs w:val="20"/>
              </w:rPr>
            </w:pPr>
            <w:r w:rsidRPr="006333AF">
              <w:rPr>
                <w:sz w:val="20"/>
                <w:szCs w:val="20"/>
              </w:rPr>
              <w:t>OK fit</w:t>
            </w:r>
          </w:p>
        </w:tc>
      </w:tr>
      <w:tr w:rsidR="00DC72AC" w:rsidRPr="006333AF" w14:paraId="7DE2100F" w14:textId="77777777" w:rsidTr="00DC72AC">
        <w:tc>
          <w:tcPr>
            <w:tcW w:w="1195" w:type="pct"/>
          </w:tcPr>
          <w:p w14:paraId="1DA7FC56"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508824F7" w14:textId="77777777" w:rsidR="00DC72AC" w:rsidRPr="006333AF" w:rsidRDefault="00DC72AC" w:rsidP="006333AF">
            <w:pPr>
              <w:rPr>
                <w:sz w:val="20"/>
                <w:szCs w:val="20"/>
              </w:rPr>
            </w:pPr>
            <w:r w:rsidRPr="006333AF">
              <w:rPr>
                <w:sz w:val="20"/>
                <w:szCs w:val="20"/>
              </w:rPr>
              <w:t>No test could be done</w:t>
            </w:r>
          </w:p>
        </w:tc>
        <w:tc>
          <w:tcPr>
            <w:tcW w:w="1965" w:type="pct"/>
          </w:tcPr>
          <w:p w14:paraId="11FEFAA4" w14:textId="77777777" w:rsidR="00DC72AC" w:rsidRPr="006333AF" w:rsidRDefault="00DC72AC" w:rsidP="006333AF">
            <w:pPr>
              <w:rPr>
                <w:sz w:val="20"/>
                <w:szCs w:val="20"/>
              </w:rPr>
            </w:pPr>
            <w:r w:rsidRPr="006333AF">
              <w:rPr>
                <w:sz w:val="20"/>
                <w:szCs w:val="20"/>
              </w:rPr>
              <w:t>0.04</w:t>
            </w:r>
          </w:p>
        </w:tc>
      </w:tr>
      <w:tr w:rsidR="00DC72AC" w:rsidRPr="006333AF" w14:paraId="17E744A2" w14:textId="77777777" w:rsidTr="00DC72AC">
        <w:trPr>
          <w:trHeight w:val="272"/>
        </w:trPr>
        <w:tc>
          <w:tcPr>
            <w:tcW w:w="1195" w:type="pct"/>
          </w:tcPr>
          <w:p w14:paraId="648F0F46" w14:textId="77777777" w:rsidR="00DC72AC" w:rsidRPr="006333AF" w:rsidRDefault="00DC72AC" w:rsidP="006333AF">
            <w:pPr>
              <w:rPr>
                <w:sz w:val="20"/>
                <w:szCs w:val="20"/>
              </w:rPr>
            </w:pPr>
            <w:r w:rsidRPr="006333AF">
              <w:rPr>
                <w:sz w:val="20"/>
                <w:szCs w:val="20"/>
              </w:rPr>
              <w:t># parameters</w:t>
            </w:r>
          </w:p>
        </w:tc>
        <w:tc>
          <w:tcPr>
            <w:tcW w:w="1840" w:type="pct"/>
          </w:tcPr>
          <w:p w14:paraId="5F49EC22" w14:textId="77777777" w:rsidR="00DC72AC" w:rsidRPr="006333AF" w:rsidRDefault="00DC72AC" w:rsidP="006333AF">
            <w:pPr>
              <w:rPr>
                <w:sz w:val="20"/>
                <w:szCs w:val="20"/>
              </w:rPr>
            </w:pPr>
            <w:r w:rsidRPr="006333AF">
              <w:rPr>
                <w:sz w:val="20"/>
                <w:szCs w:val="20"/>
              </w:rPr>
              <w:t>4</w:t>
            </w:r>
          </w:p>
        </w:tc>
        <w:tc>
          <w:tcPr>
            <w:tcW w:w="1965" w:type="pct"/>
          </w:tcPr>
          <w:p w14:paraId="31F4D049" w14:textId="77777777" w:rsidR="00DC72AC" w:rsidRPr="006333AF" w:rsidRDefault="00DC72AC" w:rsidP="006333AF">
            <w:pPr>
              <w:rPr>
                <w:sz w:val="20"/>
                <w:szCs w:val="20"/>
              </w:rPr>
            </w:pPr>
            <w:r w:rsidRPr="006333AF">
              <w:rPr>
                <w:sz w:val="20"/>
                <w:szCs w:val="20"/>
              </w:rPr>
              <w:t>1</w:t>
            </w:r>
          </w:p>
        </w:tc>
      </w:tr>
      <w:tr w:rsidR="00DC72AC" w:rsidRPr="002C4312" w14:paraId="50DC1ECC" w14:textId="77777777" w:rsidTr="00DC72AC">
        <w:tc>
          <w:tcPr>
            <w:tcW w:w="1195" w:type="pct"/>
          </w:tcPr>
          <w:p w14:paraId="1E40B29A" w14:textId="77777777" w:rsidR="00DC72AC" w:rsidRPr="006333AF" w:rsidRDefault="00DC72AC" w:rsidP="006333AF">
            <w:pPr>
              <w:rPr>
                <w:sz w:val="20"/>
                <w:szCs w:val="20"/>
              </w:rPr>
            </w:pPr>
            <w:r w:rsidRPr="006333AF">
              <w:rPr>
                <w:sz w:val="20"/>
                <w:szCs w:val="20"/>
              </w:rPr>
              <w:t>warnings</w:t>
            </w:r>
          </w:p>
        </w:tc>
        <w:tc>
          <w:tcPr>
            <w:tcW w:w="1840" w:type="pct"/>
          </w:tcPr>
          <w:p w14:paraId="331076D1" w14:textId="77777777" w:rsidR="00DC72AC" w:rsidRPr="006333AF" w:rsidRDefault="00DC72AC" w:rsidP="006333AF">
            <w:pPr>
              <w:rPr>
                <w:sz w:val="20"/>
                <w:szCs w:val="20"/>
              </w:rPr>
            </w:pPr>
            <w:r w:rsidRPr="006333AF">
              <w:rPr>
                <w:sz w:val="20"/>
                <w:szCs w:val="20"/>
              </w:rPr>
              <w:t>Parameters are being constrained to monotonicity</w:t>
            </w:r>
          </w:p>
        </w:tc>
        <w:tc>
          <w:tcPr>
            <w:tcW w:w="1965" w:type="pct"/>
          </w:tcPr>
          <w:p w14:paraId="19AB0499" w14:textId="77777777" w:rsidR="00DC72AC" w:rsidRPr="00A52D5D" w:rsidRDefault="00DC72AC" w:rsidP="006333AF">
            <w:pPr>
              <w:rPr>
                <w:sz w:val="20"/>
                <w:szCs w:val="20"/>
              </w:rPr>
            </w:pPr>
            <w:r w:rsidRPr="006333AF">
              <w:rPr>
                <w:sz w:val="20"/>
                <w:szCs w:val="20"/>
              </w:rPr>
              <w:t>Number adjustment parameters allowed limited</w:t>
            </w:r>
          </w:p>
        </w:tc>
      </w:tr>
    </w:tbl>
    <w:p w14:paraId="2796614F" w14:textId="77777777" w:rsidR="00DC72AC" w:rsidRDefault="00DC72AC" w:rsidP="006333AF">
      <w:pPr>
        <w:rPr>
          <w:b/>
          <w:i/>
          <w:sz w:val="28"/>
          <w:szCs w:val="28"/>
        </w:rPr>
      </w:pPr>
    </w:p>
    <w:p w14:paraId="4F1FEE70" w14:textId="77777777" w:rsidR="00DC72AC" w:rsidRDefault="00DC72AC" w:rsidP="006333AF">
      <w:pPr>
        <w:rPr>
          <w:b/>
          <w:i/>
          <w:sz w:val="28"/>
          <w:szCs w:val="28"/>
        </w:rPr>
      </w:pPr>
    </w:p>
    <w:p w14:paraId="170B1741" w14:textId="77777777" w:rsidR="00DD64D2" w:rsidRDefault="00DD64D2" w:rsidP="006333AF">
      <w:pPr>
        <w:rPr>
          <w:b/>
          <w:i/>
          <w:sz w:val="28"/>
          <w:szCs w:val="28"/>
        </w:rPr>
      </w:pPr>
    </w:p>
    <w:p w14:paraId="1F87E6EA" w14:textId="77777777" w:rsidR="00E673F3" w:rsidRDefault="00E673F3" w:rsidP="006333AF">
      <w:pPr>
        <w:rPr>
          <w:b/>
          <w:i/>
          <w:sz w:val="28"/>
          <w:szCs w:val="28"/>
        </w:rPr>
      </w:pPr>
    </w:p>
    <w:sectPr w:rsidR="00E673F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en williams" w:date="2017-06-16T11:57:00Z" w:initials="ben">
    <w:p w14:paraId="479661D3" w14:textId="77777777" w:rsidR="00983023" w:rsidRDefault="007850DF">
      <w:pPr>
        <w:pStyle w:val="CommentText"/>
      </w:pPr>
      <w:r>
        <w:rPr>
          <w:rStyle w:val="CommentReference"/>
        </w:rPr>
        <w:annotationRef/>
      </w:r>
    </w:p>
    <w:p w14:paraId="6F33C719" w14:textId="77777777" w:rsidR="007850DF" w:rsidRDefault="00983023">
      <w:pPr>
        <w:pStyle w:val="CommentText"/>
      </w:pPr>
      <w:r>
        <w:t>JS- Answered this via email.</w:t>
      </w:r>
    </w:p>
  </w:comment>
  <w:comment w:id="2" w:author="ben williams" w:date="2017-06-16T11:33:00Z" w:initials="ben">
    <w:p w14:paraId="3069F60E" w14:textId="77777777" w:rsidR="007850DF" w:rsidRDefault="007850DF">
      <w:pPr>
        <w:pStyle w:val="CommentText"/>
      </w:pPr>
      <w:r>
        <w:rPr>
          <w:rStyle w:val="CommentReference"/>
        </w:rPr>
        <w:annotationRef/>
      </w:r>
      <w:r>
        <w:t>Is this additive, multiplicative, etc? I’m just curious on the internal model structure (I haven’t used the Distance software in about 15 yrs)</w:t>
      </w:r>
    </w:p>
    <w:p w14:paraId="6C11472F" w14:textId="77777777" w:rsidR="00697B41" w:rsidRDefault="00697B41">
      <w:pPr>
        <w:pStyle w:val="CommentText"/>
      </w:pPr>
    </w:p>
    <w:p w14:paraId="6DE4B694" w14:textId="77777777" w:rsidR="00697B41" w:rsidRDefault="00697B41">
      <w:pPr>
        <w:pStyle w:val="CommentText"/>
      </w:pPr>
      <w:r>
        <w:t>JS- I emailed you with the distance manual and info. on the variance formula.</w:t>
      </w:r>
    </w:p>
  </w:comment>
  <w:comment w:id="3" w:author="ben williams" w:date="2017-06-16T13:31:00Z" w:initials="ben">
    <w:p w14:paraId="7A3D4A2B" w14:textId="77777777" w:rsidR="007850DF" w:rsidRDefault="007850DF">
      <w:pPr>
        <w:pStyle w:val="CommentText"/>
      </w:pPr>
      <w:r>
        <w:rPr>
          <w:rStyle w:val="CommentReference"/>
        </w:rPr>
        <w:annotationRef/>
      </w:r>
      <w:r>
        <w:t>Is this biased in one direction e.g., increasing the estimates always increases the variance - visa versa</w:t>
      </w:r>
    </w:p>
    <w:p w14:paraId="1C533DF2" w14:textId="77777777" w:rsidR="007E25CA" w:rsidRDefault="007E25CA">
      <w:pPr>
        <w:pStyle w:val="CommentText"/>
      </w:pPr>
    </w:p>
    <w:p w14:paraId="407C3D2A" w14:textId="77777777" w:rsidR="007E25CA" w:rsidRDefault="008E07D1">
      <w:pPr>
        <w:pStyle w:val="CommentText"/>
      </w:pPr>
      <w:r>
        <w:t>I believe number of transects sampled, meters surveyed, and encounter rate factor into variance so doesn’t seemed to be biased in a certain direction based on density estimate after examining table 2 and 5.</w:t>
      </w:r>
    </w:p>
  </w:comment>
  <w:comment w:id="5" w:author="ben williams" w:date="2017-06-16T13:09:00Z" w:initials="ben">
    <w:p w14:paraId="79433C56" w14:textId="77777777" w:rsidR="007850DF" w:rsidRDefault="007850DF">
      <w:pPr>
        <w:pStyle w:val="CommentText"/>
      </w:pPr>
      <w:r>
        <w:rPr>
          <w:rStyle w:val="CommentReference"/>
        </w:rPr>
        <w:annotationRef/>
      </w:r>
      <w:r>
        <w:t>Any idea why the detection probability variance is so much higher in CSEO? Seems to be a consistent trend</w:t>
      </w:r>
    </w:p>
    <w:p w14:paraId="236EA568" w14:textId="77777777" w:rsidR="00983023" w:rsidRDefault="00983023">
      <w:pPr>
        <w:pStyle w:val="CommentText"/>
      </w:pPr>
    </w:p>
    <w:p w14:paraId="66CC4B7D" w14:textId="77777777" w:rsidR="00983023" w:rsidRDefault="00D32937">
      <w:pPr>
        <w:pStyle w:val="CommentText"/>
      </w:pPr>
      <w:r>
        <w:t xml:space="preserve">JS- In 2016 there is a bit more of a peak at the origin so the model has to fit this peak and the rest of the shoulder but can’t fit both well. Maybe the peak is due to more high relief dives? Not sure. </w:t>
      </w:r>
    </w:p>
    <w:p w14:paraId="4678E9E7" w14:textId="77777777" w:rsidR="00D32937" w:rsidRDefault="00D32937">
      <w:pPr>
        <w:pStyle w:val="CommentText"/>
      </w:pPr>
      <w:r>
        <w:t>In 2012, there was a good shoulder but then a bump at around 5 ft, which the model didn’t fit well. So not sure why that happened.</w:t>
      </w:r>
    </w:p>
  </w:comment>
  <w:comment w:id="6" w:author="ben williams" w:date="2017-06-16T12:15:00Z" w:initials="ben">
    <w:p w14:paraId="27B2278C" w14:textId="77777777" w:rsidR="007850DF" w:rsidRDefault="007850DF">
      <w:pPr>
        <w:pStyle w:val="CommentText"/>
      </w:pPr>
      <w:r>
        <w:rPr>
          <w:rStyle w:val="CommentReference"/>
        </w:rPr>
        <w:annotationRef/>
      </w:r>
      <w:r>
        <w:t>What were the results of this review</w:t>
      </w:r>
    </w:p>
    <w:p w14:paraId="78A3FD86" w14:textId="77777777" w:rsidR="00DE392A" w:rsidRDefault="00DE392A">
      <w:pPr>
        <w:pStyle w:val="CommentText"/>
      </w:pPr>
    </w:p>
    <w:p w14:paraId="4641EB73" w14:textId="77777777" w:rsidR="00DE392A" w:rsidRDefault="00DE392A">
      <w:pPr>
        <w:pStyle w:val="CommentText"/>
      </w:pPr>
      <w:r>
        <w:t>JS- answered via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33C719" w15:done="0"/>
  <w15:commentEx w15:paraId="6DE4B694" w15:done="0"/>
  <w15:commentEx w15:paraId="407C3D2A" w15:done="0"/>
  <w15:commentEx w15:paraId="4678E9E7" w15:done="0"/>
  <w15:commentEx w15:paraId="4641EB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33C719" w16cid:durableId="7F79FB70"/>
  <w16cid:commentId w16cid:paraId="6DE4B694" w16cid:durableId="47247F0E"/>
  <w16cid:commentId w16cid:paraId="407C3D2A" w16cid:durableId="216AFB8E"/>
  <w16cid:commentId w16cid:paraId="4678E9E7" w16cid:durableId="5A672BD4"/>
  <w16cid:commentId w16cid:paraId="4641EB73" w16cid:durableId="55B1A9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2E63C" w14:textId="77777777" w:rsidR="005C54ED" w:rsidRDefault="005C54ED" w:rsidP="00F3517C">
      <w:pPr>
        <w:spacing w:after="0" w:line="240" w:lineRule="auto"/>
      </w:pPr>
      <w:r>
        <w:separator/>
      </w:r>
    </w:p>
  </w:endnote>
  <w:endnote w:type="continuationSeparator" w:id="0">
    <w:p w14:paraId="2D8B5370" w14:textId="77777777" w:rsidR="005C54ED" w:rsidRDefault="005C54ED" w:rsidP="00F35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134051"/>
      <w:docPartObj>
        <w:docPartGallery w:val="Page Numbers (Bottom of Page)"/>
        <w:docPartUnique/>
      </w:docPartObj>
    </w:sdtPr>
    <w:sdtEndPr>
      <w:rPr>
        <w:noProof/>
      </w:rPr>
    </w:sdtEndPr>
    <w:sdtContent>
      <w:p w14:paraId="166BF73E" w14:textId="77777777" w:rsidR="007850DF" w:rsidRDefault="007850DF">
        <w:pPr>
          <w:pStyle w:val="Footer"/>
          <w:jc w:val="center"/>
        </w:pPr>
        <w:r>
          <w:fldChar w:fldCharType="begin"/>
        </w:r>
        <w:r>
          <w:instrText xml:space="preserve"> PAGE   \* MERGEFORMAT </w:instrText>
        </w:r>
        <w:r>
          <w:fldChar w:fldCharType="separate"/>
        </w:r>
        <w:r w:rsidR="008E07D1">
          <w:rPr>
            <w:noProof/>
          </w:rPr>
          <w:t>1</w:t>
        </w:r>
        <w:r>
          <w:rPr>
            <w:noProof/>
          </w:rPr>
          <w:fldChar w:fldCharType="end"/>
        </w:r>
      </w:p>
    </w:sdtContent>
  </w:sdt>
  <w:p w14:paraId="46F8B3E7" w14:textId="77777777" w:rsidR="007850DF" w:rsidRDefault="007850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005500"/>
      <w:docPartObj>
        <w:docPartGallery w:val="Page Numbers (Bottom of Page)"/>
        <w:docPartUnique/>
      </w:docPartObj>
    </w:sdtPr>
    <w:sdtEndPr>
      <w:rPr>
        <w:noProof/>
      </w:rPr>
    </w:sdtEndPr>
    <w:sdtContent>
      <w:p w14:paraId="6BFEAD4E" w14:textId="77777777" w:rsidR="007850DF" w:rsidRDefault="007850DF">
        <w:pPr>
          <w:pStyle w:val="Footer"/>
          <w:jc w:val="center"/>
        </w:pPr>
        <w:r>
          <w:fldChar w:fldCharType="begin"/>
        </w:r>
        <w:r>
          <w:instrText xml:space="preserve"> PAGE   \* MERGEFORMAT </w:instrText>
        </w:r>
        <w:r>
          <w:fldChar w:fldCharType="separate"/>
        </w:r>
        <w:r w:rsidR="008E07D1">
          <w:rPr>
            <w:noProof/>
          </w:rPr>
          <w:t>9</w:t>
        </w:r>
        <w:r>
          <w:rPr>
            <w:noProof/>
          </w:rPr>
          <w:fldChar w:fldCharType="end"/>
        </w:r>
      </w:p>
    </w:sdtContent>
  </w:sdt>
  <w:p w14:paraId="244B8AD0" w14:textId="77777777" w:rsidR="007850DF" w:rsidRDefault="007850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1EC7B" w14:textId="77777777" w:rsidR="005C54ED" w:rsidRDefault="005C54ED" w:rsidP="00F3517C">
      <w:pPr>
        <w:spacing w:after="0" w:line="240" w:lineRule="auto"/>
      </w:pPr>
      <w:r>
        <w:separator/>
      </w:r>
    </w:p>
  </w:footnote>
  <w:footnote w:type="continuationSeparator" w:id="0">
    <w:p w14:paraId="467544AE" w14:textId="77777777" w:rsidR="005C54ED" w:rsidRDefault="005C54ED" w:rsidP="00F3517C">
      <w:pPr>
        <w:spacing w:after="0" w:line="240" w:lineRule="auto"/>
      </w:pPr>
      <w:r>
        <w:continuationSeparator/>
      </w:r>
    </w:p>
  </w:footnote>
  <w:footnote w:id="1">
    <w:p w14:paraId="1BEA0EBF" w14:textId="77777777" w:rsidR="007850DF" w:rsidRDefault="007850DF">
      <w:pPr>
        <w:pStyle w:val="FootnoteText"/>
      </w:pPr>
      <w:r>
        <w:rPr>
          <w:rStyle w:val="FootnoteReference"/>
        </w:rPr>
        <w:footnoteRef/>
      </w:r>
      <w:r>
        <w:t xml:space="preserve"> </w:t>
      </w:r>
      <w:r w:rsidRPr="00F63D21">
        <w:rPr>
          <w:sz w:val="18"/>
          <w:szCs w:val="18"/>
        </w:rPr>
        <w:t>In 2012, 7 subadults less than &lt;340 mm and 1 subadult with no length data were excluded.</w:t>
      </w:r>
    </w:p>
  </w:footnote>
  <w:footnote w:id="2">
    <w:p w14:paraId="7D447718" w14:textId="77777777" w:rsidR="007850DF" w:rsidRDefault="007850DF" w:rsidP="00C660BF">
      <w:pPr>
        <w:spacing w:after="0"/>
      </w:pPr>
      <w:r>
        <w:rPr>
          <w:rStyle w:val="FootnoteReference"/>
        </w:rPr>
        <w:footnoteRef/>
      </w:r>
      <w:r>
        <w:t xml:space="preserve"> </w:t>
      </w:r>
      <w:r w:rsidRPr="00F63D21">
        <w:rPr>
          <w:sz w:val="18"/>
          <w:szCs w:val="18"/>
        </w:rPr>
        <w:t>In 2013, no subadults were less than &lt;340 mm. 17 subadults with no length data were included.</w:t>
      </w:r>
    </w:p>
  </w:footnote>
  <w:footnote w:id="3">
    <w:p w14:paraId="4699DF63" w14:textId="77777777" w:rsidR="007850DF" w:rsidRDefault="007850DF" w:rsidP="00C660BF">
      <w:pPr>
        <w:spacing w:after="0"/>
      </w:pPr>
      <w:r>
        <w:rPr>
          <w:rStyle w:val="FootnoteReference"/>
        </w:rPr>
        <w:footnoteRef/>
      </w:r>
      <w:r>
        <w:t xml:space="preserve"> </w:t>
      </w:r>
      <w:r w:rsidRPr="00F63D21">
        <w:rPr>
          <w:sz w:val="18"/>
          <w:szCs w:val="18"/>
        </w:rPr>
        <w:t>In 2015, 4 subadults were less than &lt;340 mm and excluded</w:t>
      </w:r>
      <w:r>
        <w:rPr>
          <w:sz w:val="18"/>
          <w:szCs w:val="18"/>
        </w:rPr>
        <w:t xml:space="preserve"> from the SAFE model</w:t>
      </w:r>
      <w:r w:rsidRPr="00F63D21">
        <w:rPr>
          <w:sz w:val="18"/>
          <w:szCs w:val="18"/>
        </w:rPr>
        <w:t xml:space="preserve">. Two subadults </w:t>
      </w:r>
      <w:r>
        <w:rPr>
          <w:sz w:val="18"/>
          <w:szCs w:val="18"/>
        </w:rPr>
        <w:t>had no length and were included.</w:t>
      </w:r>
    </w:p>
  </w:footnote>
  <w:footnote w:id="4">
    <w:p w14:paraId="181BA29F" w14:textId="77777777" w:rsidR="007850DF" w:rsidRDefault="007850DF">
      <w:pPr>
        <w:pStyle w:val="FootnoteText"/>
      </w:pPr>
      <w:r>
        <w:rPr>
          <w:rStyle w:val="FootnoteReference"/>
        </w:rPr>
        <w:footnoteRef/>
      </w:r>
      <w:r>
        <w:t xml:space="preserve"> </w:t>
      </w:r>
      <w:r w:rsidRPr="00F63D21">
        <w:rPr>
          <w:sz w:val="18"/>
          <w:szCs w:val="18"/>
        </w:rPr>
        <w:t>In 2016</w:t>
      </w:r>
      <w:r>
        <w:rPr>
          <w:sz w:val="18"/>
          <w:szCs w:val="18"/>
        </w:rPr>
        <w:t xml:space="preserve"> NSEO</w:t>
      </w:r>
      <w:r w:rsidRPr="00F63D21">
        <w:rPr>
          <w:sz w:val="18"/>
          <w:szCs w:val="18"/>
        </w:rPr>
        <w:t>, 30 subadults were &lt;340 mm and excluded</w:t>
      </w:r>
      <w:r>
        <w:rPr>
          <w:sz w:val="18"/>
          <w:szCs w:val="18"/>
        </w:rPr>
        <w:t xml:space="preserve"> from the SAFE model</w:t>
      </w:r>
      <w:r w:rsidRPr="00F63D21">
        <w:rPr>
          <w:sz w:val="18"/>
          <w:szCs w:val="18"/>
        </w:rPr>
        <w:t>. Fifteen subadults had no length and were excluded</w:t>
      </w:r>
      <w:r>
        <w:rPr>
          <w:sz w:val="18"/>
          <w:szCs w:val="18"/>
        </w:rPr>
        <w:t xml:space="preserve"> as well</w:t>
      </w:r>
      <w:r w:rsidRPr="00F63D21">
        <w:rPr>
          <w:sz w:val="18"/>
          <w:szCs w:val="18"/>
        </w:rPr>
        <w:t>.</w:t>
      </w:r>
    </w:p>
  </w:footnote>
  <w:footnote w:id="5">
    <w:p w14:paraId="773A7670" w14:textId="77777777" w:rsidR="007850DF" w:rsidRPr="00935765" w:rsidRDefault="007850DF">
      <w:pPr>
        <w:pStyle w:val="FootnoteText"/>
        <w:rPr>
          <w:sz w:val="18"/>
          <w:szCs w:val="18"/>
        </w:rPr>
      </w:pPr>
      <w:r w:rsidRPr="00935765">
        <w:rPr>
          <w:sz w:val="18"/>
          <w:szCs w:val="18"/>
        </w:rPr>
        <w:footnoteRef/>
      </w:r>
      <w:r w:rsidRPr="00935765">
        <w:rPr>
          <w:sz w:val="18"/>
          <w:szCs w:val="18"/>
        </w:rPr>
        <w:t xml:space="preserve"> I</w:t>
      </w:r>
      <w:r>
        <w:rPr>
          <w:sz w:val="18"/>
          <w:szCs w:val="18"/>
        </w:rPr>
        <w:t>n 2016 C</w:t>
      </w:r>
      <w:r w:rsidRPr="00935765">
        <w:rPr>
          <w:sz w:val="18"/>
          <w:szCs w:val="18"/>
        </w:rPr>
        <w:t xml:space="preserve">SEO, 4 subadults were &lt;340 mm and excluded from this SAFE model. </w:t>
      </w:r>
    </w:p>
  </w:footnote>
  <w:footnote w:id="6">
    <w:p w14:paraId="18DEAE3C" w14:textId="77777777" w:rsidR="007850DF" w:rsidRPr="00935765" w:rsidRDefault="007850DF">
      <w:pPr>
        <w:pStyle w:val="FootnoteText"/>
        <w:rPr>
          <w:sz w:val="18"/>
          <w:szCs w:val="18"/>
        </w:rPr>
      </w:pPr>
      <w:r w:rsidRPr="00935765">
        <w:rPr>
          <w:sz w:val="18"/>
          <w:szCs w:val="18"/>
        </w:rPr>
        <w:footnoteRef/>
      </w:r>
      <w:r>
        <w:rPr>
          <w:sz w:val="18"/>
          <w:szCs w:val="18"/>
        </w:rPr>
        <w:t xml:space="preserve"> In 2016 C</w:t>
      </w:r>
      <w:r w:rsidRPr="00935765">
        <w:rPr>
          <w:sz w:val="18"/>
          <w:szCs w:val="18"/>
        </w:rPr>
        <w:t>SEO, 4 subadults were &lt;340 mm and excluded from this SAFE model. Three subadults with no length were excluded as well.</w:t>
      </w:r>
    </w:p>
  </w:footnote>
  <w:footnote w:id="7">
    <w:p w14:paraId="31CEFDE7" w14:textId="77777777" w:rsidR="007850DF" w:rsidRDefault="007850DF" w:rsidP="00C660BF">
      <w:pPr>
        <w:spacing w:after="0"/>
      </w:pPr>
      <w:r>
        <w:rPr>
          <w:rStyle w:val="FootnoteReference"/>
        </w:rPr>
        <w:footnoteRef/>
      </w:r>
      <w:r>
        <w:t xml:space="preserve"> </w:t>
      </w:r>
      <w:r w:rsidRPr="00F63D21">
        <w:rPr>
          <w:sz w:val="18"/>
          <w:szCs w:val="18"/>
        </w:rPr>
        <w:t>These counts do not include fish that were removed from the models due to truncation.</w:t>
      </w:r>
    </w:p>
  </w:footnote>
  <w:footnote w:id="8">
    <w:p w14:paraId="6CEF530B" w14:textId="77777777" w:rsidR="007850DF" w:rsidRDefault="007850DF">
      <w:pPr>
        <w:pStyle w:val="FootnoteText"/>
      </w:pPr>
      <w:r>
        <w:rPr>
          <w:rStyle w:val="FootnoteReference"/>
        </w:rPr>
        <w:footnoteRef/>
      </w:r>
      <w:r>
        <w:t xml:space="preserve"> No belly camera was used in 2012 and 2013, so it is possible that some juveniles and/or subadults were missed during video review.</w:t>
      </w:r>
    </w:p>
  </w:footnote>
  <w:footnote w:id="9">
    <w:p w14:paraId="3451BBD1" w14:textId="77777777" w:rsidR="007850DF" w:rsidRPr="00D92272" w:rsidRDefault="007850DF" w:rsidP="00493D11">
      <w:r>
        <w:rPr>
          <w:rStyle w:val="FootnoteReference"/>
        </w:rPr>
        <w:footnoteRef/>
      </w:r>
      <w:r>
        <w:t xml:space="preserve"> </w:t>
      </w:r>
      <w:r w:rsidRPr="00493D11">
        <w:rPr>
          <w:sz w:val="20"/>
          <w:szCs w:val="20"/>
        </w:rPr>
        <w:t>No forward facing camera was used in 1994, so some juveniles and subadults may have been missed.</w:t>
      </w:r>
    </w:p>
    <w:p w14:paraId="3E9F0D47" w14:textId="77777777" w:rsidR="007850DF" w:rsidRDefault="007850DF">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D4477"/>
    <w:multiLevelType w:val="hybridMultilevel"/>
    <w:tmpl w:val="A028BA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F4136D"/>
    <w:multiLevelType w:val="hybridMultilevel"/>
    <w:tmpl w:val="D8B639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043196"/>
    <w:multiLevelType w:val="hybridMultilevel"/>
    <w:tmpl w:val="5E2E8F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C14976"/>
    <w:multiLevelType w:val="hybridMultilevel"/>
    <w:tmpl w:val="56544B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AB75AC"/>
    <w:multiLevelType w:val="hybridMultilevel"/>
    <w:tmpl w:val="1A2EA1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1916905">
    <w:abstractNumId w:val="1"/>
  </w:num>
  <w:num w:numId="2" w16cid:durableId="180897098">
    <w:abstractNumId w:val="4"/>
  </w:num>
  <w:num w:numId="3" w16cid:durableId="946153920">
    <w:abstractNumId w:val="3"/>
  </w:num>
  <w:num w:numId="4" w16cid:durableId="840924806">
    <w:abstractNumId w:val="2"/>
  </w:num>
  <w:num w:numId="5" w16cid:durableId="1008560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E3"/>
    <w:rsid w:val="00001BCE"/>
    <w:rsid w:val="00015492"/>
    <w:rsid w:val="000156FB"/>
    <w:rsid w:val="000207D3"/>
    <w:rsid w:val="00024B9F"/>
    <w:rsid w:val="000302B7"/>
    <w:rsid w:val="0003231D"/>
    <w:rsid w:val="00035593"/>
    <w:rsid w:val="00035887"/>
    <w:rsid w:val="00050C2D"/>
    <w:rsid w:val="00050D51"/>
    <w:rsid w:val="00054B3A"/>
    <w:rsid w:val="00056B3A"/>
    <w:rsid w:val="0006556F"/>
    <w:rsid w:val="00067EAA"/>
    <w:rsid w:val="000968FF"/>
    <w:rsid w:val="00097C9F"/>
    <w:rsid w:val="000A1207"/>
    <w:rsid w:val="000A3930"/>
    <w:rsid w:val="000A43F0"/>
    <w:rsid w:val="000A5B0E"/>
    <w:rsid w:val="000A5BD2"/>
    <w:rsid w:val="000D001F"/>
    <w:rsid w:val="000D23CC"/>
    <w:rsid w:val="000D5579"/>
    <w:rsid w:val="000D59B0"/>
    <w:rsid w:val="000E2E03"/>
    <w:rsid w:val="000E7C9A"/>
    <w:rsid w:val="000F0201"/>
    <w:rsid w:val="000F5A0E"/>
    <w:rsid w:val="0010504C"/>
    <w:rsid w:val="00105874"/>
    <w:rsid w:val="00113197"/>
    <w:rsid w:val="00113619"/>
    <w:rsid w:val="0011583C"/>
    <w:rsid w:val="00116BBF"/>
    <w:rsid w:val="0012685B"/>
    <w:rsid w:val="001268C1"/>
    <w:rsid w:val="00127B91"/>
    <w:rsid w:val="0013623B"/>
    <w:rsid w:val="0014062C"/>
    <w:rsid w:val="001421EF"/>
    <w:rsid w:val="00142285"/>
    <w:rsid w:val="00144257"/>
    <w:rsid w:val="00151327"/>
    <w:rsid w:val="001514F0"/>
    <w:rsid w:val="00157A6B"/>
    <w:rsid w:val="00164063"/>
    <w:rsid w:val="001641DA"/>
    <w:rsid w:val="001755A3"/>
    <w:rsid w:val="001760D5"/>
    <w:rsid w:val="0017686F"/>
    <w:rsid w:val="001816FF"/>
    <w:rsid w:val="001844F6"/>
    <w:rsid w:val="00191B0E"/>
    <w:rsid w:val="001929BB"/>
    <w:rsid w:val="00193770"/>
    <w:rsid w:val="001A0802"/>
    <w:rsid w:val="001B09EB"/>
    <w:rsid w:val="001B1864"/>
    <w:rsid w:val="001B1DFD"/>
    <w:rsid w:val="001B1E55"/>
    <w:rsid w:val="001B316F"/>
    <w:rsid w:val="001B542E"/>
    <w:rsid w:val="001B6F6B"/>
    <w:rsid w:val="001E56B9"/>
    <w:rsid w:val="001F3D2B"/>
    <w:rsid w:val="001F6EC5"/>
    <w:rsid w:val="00201B4C"/>
    <w:rsid w:val="00212A72"/>
    <w:rsid w:val="0022353E"/>
    <w:rsid w:val="00225CA7"/>
    <w:rsid w:val="00233545"/>
    <w:rsid w:val="00257C89"/>
    <w:rsid w:val="00272D15"/>
    <w:rsid w:val="00274E0B"/>
    <w:rsid w:val="002817E9"/>
    <w:rsid w:val="00282FF2"/>
    <w:rsid w:val="002845B3"/>
    <w:rsid w:val="002B589C"/>
    <w:rsid w:val="002B6166"/>
    <w:rsid w:val="002C51A4"/>
    <w:rsid w:val="002C52B3"/>
    <w:rsid w:val="002C6FA4"/>
    <w:rsid w:val="002D1D40"/>
    <w:rsid w:val="002E4CB4"/>
    <w:rsid w:val="002F65CC"/>
    <w:rsid w:val="002F6E00"/>
    <w:rsid w:val="00303416"/>
    <w:rsid w:val="00303F39"/>
    <w:rsid w:val="003064D2"/>
    <w:rsid w:val="00317D54"/>
    <w:rsid w:val="00321106"/>
    <w:rsid w:val="003216C1"/>
    <w:rsid w:val="00326CEE"/>
    <w:rsid w:val="00340E48"/>
    <w:rsid w:val="00341B69"/>
    <w:rsid w:val="00351CD4"/>
    <w:rsid w:val="00353F15"/>
    <w:rsid w:val="00355937"/>
    <w:rsid w:val="00355C2E"/>
    <w:rsid w:val="0037565A"/>
    <w:rsid w:val="00387488"/>
    <w:rsid w:val="0039313A"/>
    <w:rsid w:val="003938B4"/>
    <w:rsid w:val="00397158"/>
    <w:rsid w:val="003A6665"/>
    <w:rsid w:val="003B79A6"/>
    <w:rsid w:val="003C7714"/>
    <w:rsid w:val="003D4A94"/>
    <w:rsid w:val="003E19EF"/>
    <w:rsid w:val="003F58BC"/>
    <w:rsid w:val="0042315C"/>
    <w:rsid w:val="00424E4B"/>
    <w:rsid w:val="004275EE"/>
    <w:rsid w:val="0043187F"/>
    <w:rsid w:val="00433478"/>
    <w:rsid w:val="00435CA9"/>
    <w:rsid w:val="004360EE"/>
    <w:rsid w:val="00436DA6"/>
    <w:rsid w:val="00444C11"/>
    <w:rsid w:val="0045103A"/>
    <w:rsid w:val="004523BE"/>
    <w:rsid w:val="004620B0"/>
    <w:rsid w:val="004726BC"/>
    <w:rsid w:val="0048374B"/>
    <w:rsid w:val="00493644"/>
    <w:rsid w:val="00493D11"/>
    <w:rsid w:val="0049669E"/>
    <w:rsid w:val="0049727C"/>
    <w:rsid w:val="004974D7"/>
    <w:rsid w:val="004B10F8"/>
    <w:rsid w:val="004B1149"/>
    <w:rsid w:val="004B3BBD"/>
    <w:rsid w:val="004B485E"/>
    <w:rsid w:val="004B4EB6"/>
    <w:rsid w:val="004B5EB2"/>
    <w:rsid w:val="004B6734"/>
    <w:rsid w:val="004B6741"/>
    <w:rsid w:val="004B707D"/>
    <w:rsid w:val="004C0DA1"/>
    <w:rsid w:val="004C12DA"/>
    <w:rsid w:val="004C41C2"/>
    <w:rsid w:val="004D2F64"/>
    <w:rsid w:val="004D5694"/>
    <w:rsid w:val="004E56CD"/>
    <w:rsid w:val="004E65A9"/>
    <w:rsid w:val="004E666F"/>
    <w:rsid w:val="005011BD"/>
    <w:rsid w:val="00503AB9"/>
    <w:rsid w:val="00513BD5"/>
    <w:rsid w:val="005153E3"/>
    <w:rsid w:val="0051642D"/>
    <w:rsid w:val="0052360E"/>
    <w:rsid w:val="00523831"/>
    <w:rsid w:val="0053115D"/>
    <w:rsid w:val="00537495"/>
    <w:rsid w:val="005629D4"/>
    <w:rsid w:val="00581088"/>
    <w:rsid w:val="005964B4"/>
    <w:rsid w:val="005A0542"/>
    <w:rsid w:val="005A2A98"/>
    <w:rsid w:val="005A3536"/>
    <w:rsid w:val="005A615A"/>
    <w:rsid w:val="005A71FE"/>
    <w:rsid w:val="005B30B6"/>
    <w:rsid w:val="005C221F"/>
    <w:rsid w:val="005C3137"/>
    <w:rsid w:val="005C54ED"/>
    <w:rsid w:val="005D3E1A"/>
    <w:rsid w:val="005F6BFF"/>
    <w:rsid w:val="00600EA8"/>
    <w:rsid w:val="00602505"/>
    <w:rsid w:val="00604D52"/>
    <w:rsid w:val="00612D84"/>
    <w:rsid w:val="00615FC2"/>
    <w:rsid w:val="006208E2"/>
    <w:rsid w:val="006249D5"/>
    <w:rsid w:val="006251DE"/>
    <w:rsid w:val="00632B60"/>
    <w:rsid w:val="006333AF"/>
    <w:rsid w:val="00645A95"/>
    <w:rsid w:val="00650538"/>
    <w:rsid w:val="00650F17"/>
    <w:rsid w:val="006564BF"/>
    <w:rsid w:val="00662617"/>
    <w:rsid w:val="00663FA3"/>
    <w:rsid w:val="00664851"/>
    <w:rsid w:val="00666A85"/>
    <w:rsid w:val="006845E1"/>
    <w:rsid w:val="00692B14"/>
    <w:rsid w:val="00692B91"/>
    <w:rsid w:val="00693429"/>
    <w:rsid w:val="006973C6"/>
    <w:rsid w:val="00697B41"/>
    <w:rsid w:val="006A2D0D"/>
    <w:rsid w:val="006B13C4"/>
    <w:rsid w:val="006B1617"/>
    <w:rsid w:val="006B3AFC"/>
    <w:rsid w:val="006B6005"/>
    <w:rsid w:val="006B623C"/>
    <w:rsid w:val="006C0D89"/>
    <w:rsid w:val="006C4180"/>
    <w:rsid w:val="006E6B96"/>
    <w:rsid w:val="006F0DD1"/>
    <w:rsid w:val="006F131E"/>
    <w:rsid w:val="006F4F78"/>
    <w:rsid w:val="007140FA"/>
    <w:rsid w:val="00716D9A"/>
    <w:rsid w:val="00720418"/>
    <w:rsid w:val="00722F29"/>
    <w:rsid w:val="00730594"/>
    <w:rsid w:val="0073155C"/>
    <w:rsid w:val="00732717"/>
    <w:rsid w:val="00735DF3"/>
    <w:rsid w:val="007416A1"/>
    <w:rsid w:val="007419CA"/>
    <w:rsid w:val="00742C6C"/>
    <w:rsid w:val="00751339"/>
    <w:rsid w:val="00763635"/>
    <w:rsid w:val="007653EE"/>
    <w:rsid w:val="007850DF"/>
    <w:rsid w:val="00795585"/>
    <w:rsid w:val="00796F0E"/>
    <w:rsid w:val="007972C0"/>
    <w:rsid w:val="007A6315"/>
    <w:rsid w:val="007A6ED5"/>
    <w:rsid w:val="007B140C"/>
    <w:rsid w:val="007B4455"/>
    <w:rsid w:val="007C4152"/>
    <w:rsid w:val="007C4DC8"/>
    <w:rsid w:val="007C6609"/>
    <w:rsid w:val="007D1E1E"/>
    <w:rsid w:val="007D2D40"/>
    <w:rsid w:val="007D3055"/>
    <w:rsid w:val="007E1197"/>
    <w:rsid w:val="007E1244"/>
    <w:rsid w:val="007E25CA"/>
    <w:rsid w:val="007E37EC"/>
    <w:rsid w:val="007E4A79"/>
    <w:rsid w:val="007F0FF5"/>
    <w:rsid w:val="007F44F5"/>
    <w:rsid w:val="007F52C1"/>
    <w:rsid w:val="008026BC"/>
    <w:rsid w:val="008077E2"/>
    <w:rsid w:val="008119A1"/>
    <w:rsid w:val="00812003"/>
    <w:rsid w:val="0081457D"/>
    <w:rsid w:val="00816091"/>
    <w:rsid w:val="00820747"/>
    <w:rsid w:val="008216B8"/>
    <w:rsid w:val="0083316B"/>
    <w:rsid w:val="00842F9B"/>
    <w:rsid w:val="00850E3C"/>
    <w:rsid w:val="008552BB"/>
    <w:rsid w:val="00860D0E"/>
    <w:rsid w:val="00861479"/>
    <w:rsid w:val="00861D00"/>
    <w:rsid w:val="0086717D"/>
    <w:rsid w:val="00867B0C"/>
    <w:rsid w:val="008709CD"/>
    <w:rsid w:val="00871884"/>
    <w:rsid w:val="0087233F"/>
    <w:rsid w:val="0088083B"/>
    <w:rsid w:val="00887939"/>
    <w:rsid w:val="00892376"/>
    <w:rsid w:val="00896DA8"/>
    <w:rsid w:val="00897161"/>
    <w:rsid w:val="008A6329"/>
    <w:rsid w:val="008B57D0"/>
    <w:rsid w:val="008B77BE"/>
    <w:rsid w:val="008E07D1"/>
    <w:rsid w:val="008E6FC0"/>
    <w:rsid w:val="008E6FF3"/>
    <w:rsid w:val="008F295F"/>
    <w:rsid w:val="008F2DCF"/>
    <w:rsid w:val="008F7509"/>
    <w:rsid w:val="00901AAA"/>
    <w:rsid w:val="00904213"/>
    <w:rsid w:val="009043F2"/>
    <w:rsid w:val="00910F8B"/>
    <w:rsid w:val="00922D51"/>
    <w:rsid w:val="00924A17"/>
    <w:rsid w:val="00935765"/>
    <w:rsid w:val="0093669F"/>
    <w:rsid w:val="00936B65"/>
    <w:rsid w:val="009404C4"/>
    <w:rsid w:val="00942464"/>
    <w:rsid w:val="00946808"/>
    <w:rsid w:val="00971480"/>
    <w:rsid w:val="0097738A"/>
    <w:rsid w:val="00980C32"/>
    <w:rsid w:val="00982183"/>
    <w:rsid w:val="00983023"/>
    <w:rsid w:val="00983A98"/>
    <w:rsid w:val="00984AA2"/>
    <w:rsid w:val="00986A74"/>
    <w:rsid w:val="0099317B"/>
    <w:rsid w:val="00997C12"/>
    <w:rsid w:val="009C0360"/>
    <w:rsid w:val="009C3C51"/>
    <w:rsid w:val="009C55A2"/>
    <w:rsid w:val="009D5884"/>
    <w:rsid w:val="009E03EE"/>
    <w:rsid w:val="009E0EF7"/>
    <w:rsid w:val="009E1586"/>
    <w:rsid w:val="009E5F8C"/>
    <w:rsid w:val="009E6686"/>
    <w:rsid w:val="009F09F8"/>
    <w:rsid w:val="009F0D0E"/>
    <w:rsid w:val="009F658E"/>
    <w:rsid w:val="00A01981"/>
    <w:rsid w:val="00A01B2B"/>
    <w:rsid w:val="00A142D8"/>
    <w:rsid w:val="00A16FC2"/>
    <w:rsid w:val="00A21C63"/>
    <w:rsid w:val="00A24E09"/>
    <w:rsid w:val="00A36A96"/>
    <w:rsid w:val="00A439B3"/>
    <w:rsid w:val="00A52D5D"/>
    <w:rsid w:val="00A55066"/>
    <w:rsid w:val="00A55E5F"/>
    <w:rsid w:val="00A63DCB"/>
    <w:rsid w:val="00A669DE"/>
    <w:rsid w:val="00A7055E"/>
    <w:rsid w:val="00A83F78"/>
    <w:rsid w:val="00A92C3C"/>
    <w:rsid w:val="00A95284"/>
    <w:rsid w:val="00A9618F"/>
    <w:rsid w:val="00AA18DD"/>
    <w:rsid w:val="00AA47D7"/>
    <w:rsid w:val="00AB1F6C"/>
    <w:rsid w:val="00AC0D61"/>
    <w:rsid w:val="00AC3ACF"/>
    <w:rsid w:val="00AC4149"/>
    <w:rsid w:val="00AC6DA2"/>
    <w:rsid w:val="00AD3377"/>
    <w:rsid w:val="00AE3BCE"/>
    <w:rsid w:val="00AE3F67"/>
    <w:rsid w:val="00AE4EF1"/>
    <w:rsid w:val="00AF2450"/>
    <w:rsid w:val="00B00061"/>
    <w:rsid w:val="00B01407"/>
    <w:rsid w:val="00B0467D"/>
    <w:rsid w:val="00B07948"/>
    <w:rsid w:val="00B07C03"/>
    <w:rsid w:val="00B317F8"/>
    <w:rsid w:val="00B55443"/>
    <w:rsid w:val="00B6086F"/>
    <w:rsid w:val="00B62479"/>
    <w:rsid w:val="00B62DD3"/>
    <w:rsid w:val="00B66472"/>
    <w:rsid w:val="00B6704D"/>
    <w:rsid w:val="00B67A18"/>
    <w:rsid w:val="00B80C06"/>
    <w:rsid w:val="00B86D52"/>
    <w:rsid w:val="00B9043F"/>
    <w:rsid w:val="00B928B8"/>
    <w:rsid w:val="00BA5F6D"/>
    <w:rsid w:val="00BA7417"/>
    <w:rsid w:val="00BB1CFA"/>
    <w:rsid w:val="00BB63DE"/>
    <w:rsid w:val="00BB7905"/>
    <w:rsid w:val="00BB7ACD"/>
    <w:rsid w:val="00BC627A"/>
    <w:rsid w:val="00BD19EC"/>
    <w:rsid w:val="00BE26D5"/>
    <w:rsid w:val="00BE2E88"/>
    <w:rsid w:val="00BE7687"/>
    <w:rsid w:val="00BF4E1E"/>
    <w:rsid w:val="00BF65AB"/>
    <w:rsid w:val="00C06CFB"/>
    <w:rsid w:val="00C13B16"/>
    <w:rsid w:val="00C21111"/>
    <w:rsid w:val="00C37014"/>
    <w:rsid w:val="00C37C31"/>
    <w:rsid w:val="00C4101E"/>
    <w:rsid w:val="00C47C4B"/>
    <w:rsid w:val="00C54B5B"/>
    <w:rsid w:val="00C6566D"/>
    <w:rsid w:val="00C660BF"/>
    <w:rsid w:val="00C95A5B"/>
    <w:rsid w:val="00CA21A4"/>
    <w:rsid w:val="00CB46A8"/>
    <w:rsid w:val="00CC177B"/>
    <w:rsid w:val="00CD2C87"/>
    <w:rsid w:val="00CD2E79"/>
    <w:rsid w:val="00CD6C49"/>
    <w:rsid w:val="00CD6C8B"/>
    <w:rsid w:val="00CD7BF0"/>
    <w:rsid w:val="00CE3844"/>
    <w:rsid w:val="00CE6932"/>
    <w:rsid w:val="00CF16A9"/>
    <w:rsid w:val="00CF1AAC"/>
    <w:rsid w:val="00D000CB"/>
    <w:rsid w:val="00D01B5B"/>
    <w:rsid w:val="00D02D8B"/>
    <w:rsid w:val="00D03731"/>
    <w:rsid w:val="00D20995"/>
    <w:rsid w:val="00D21C2A"/>
    <w:rsid w:val="00D265DC"/>
    <w:rsid w:val="00D27C12"/>
    <w:rsid w:val="00D32937"/>
    <w:rsid w:val="00D3539A"/>
    <w:rsid w:val="00D3708A"/>
    <w:rsid w:val="00D53735"/>
    <w:rsid w:val="00D57882"/>
    <w:rsid w:val="00D64962"/>
    <w:rsid w:val="00D759A6"/>
    <w:rsid w:val="00D839B2"/>
    <w:rsid w:val="00D91CB2"/>
    <w:rsid w:val="00D92272"/>
    <w:rsid w:val="00D97066"/>
    <w:rsid w:val="00D97A41"/>
    <w:rsid w:val="00DA07E3"/>
    <w:rsid w:val="00DA1B43"/>
    <w:rsid w:val="00DA78DD"/>
    <w:rsid w:val="00DB5CB2"/>
    <w:rsid w:val="00DB5D42"/>
    <w:rsid w:val="00DC2ACF"/>
    <w:rsid w:val="00DC4F51"/>
    <w:rsid w:val="00DC72AC"/>
    <w:rsid w:val="00DD175F"/>
    <w:rsid w:val="00DD43FA"/>
    <w:rsid w:val="00DD64D2"/>
    <w:rsid w:val="00DD7355"/>
    <w:rsid w:val="00DE28E3"/>
    <w:rsid w:val="00DE392A"/>
    <w:rsid w:val="00DF0C29"/>
    <w:rsid w:val="00DF475E"/>
    <w:rsid w:val="00DF4EAD"/>
    <w:rsid w:val="00DF5F36"/>
    <w:rsid w:val="00E03418"/>
    <w:rsid w:val="00E0772C"/>
    <w:rsid w:val="00E07F75"/>
    <w:rsid w:val="00E2107B"/>
    <w:rsid w:val="00E23348"/>
    <w:rsid w:val="00E309D2"/>
    <w:rsid w:val="00E3463D"/>
    <w:rsid w:val="00E528B4"/>
    <w:rsid w:val="00E55AD7"/>
    <w:rsid w:val="00E61940"/>
    <w:rsid w:val="00E673F3"/>
    <w:rsid w:val="00E714F4"/>
    <w:rsid w:val="00E72545"/>
    <w:rsid w:val="00E76030"/>
    <w:rsid w:val="00E80F0C"/>
    <w:rsid w:val="00E9132F"/>
    <w:rsid w:val="00E92265"/>
    <w:rsid w:val="00E94A2C"/>
    <w:rsid w:val="00EA1BCC"/>
    <w:rsid w:val="00EA40BF"/>
    <w:rsid w:val="00EA5E67"/>
    <w:rsid w:val="00EB531A"/>
    <w:rsid w:val="00EB65AE"/>
    <w:rsid w:val="00EC5AD0"/>
    <w:rsid w:val="00ED4331"/>
    <w:rsid w:val="00ED6DA8"/>
    <w:rsid w:val="00EE0B12"/>
    <w:rsid w:val="00EE23DD"/>
    <w:rsid w:val="00EE2410"/>
    <w:rsid w:val="00F02352"/>
    <w:rsid w:val="00F03EA5"/>
    <w:rsid w:val="00F044F7"/>
    <w:rsid w:val="00F1245B"/>
    <w:rsid w:val="00F171DC"/>
    <w:rsid w:val="00F31605"/>
    <w:rsid w:val="00F3517C"/>
    <w:rsid w:val="00F37E94"/>
    <w:rsid w:val="00F45572"/>
    <w:rsid w:val="00F45C06"/>
    <w:rsid w:val="00F473E1"/>
    <w:rsid w:val="00F5020B"/>
    <w:rsid w:val="00F613F0"/>
    <w:rsid w:val="00F63D21"/>
    <w:rsid w:val="00F70A4A"/>
    <w:rsid w:val="00F70FDC"/>
    <w:rsid w:val="00F72AEB"/>
    <w:rsid w:val="00F80428"/>
    <w:rsid w:val="00F82340"/>
    <w:rsid w:val="00FA13B7"/>
    <w:rsid w:val="00FA56FA"/>
    <w:rsid w:val="00FA659E"/>
    <w:rsid w:val="00FA79DC"/>
    <w:rsid w:val="00FB0378"/>
    <w:rsid w:val="00FB24A6"/>
    <w:rsid w:val="00FB3A0F"/>
    <w:rsid w:val="00FB3C0E"/>
    <w:rsid w:val="00FB699C"/>
    <w:rsid w:val="00FB6BFC"/>
    <w:rsid w:val="00FC0521"/>
    <w:rsid w:val="00FC5959"/>
    <w:rsid w:val="00FD0A66"/>
    <w:rsid w:val="00FD2C03"/>
    <w:rsid w:val="00FD5132"/>
    <w:rsid w:val="00FD76EC"/>
    <w:rsid w:val="00FD770E"/>
    <w:rsid w:val="00FE04CC"/>
    <w:rsid w:val="00FE0635"/>
    <w:rsid w:val="00FE68DB"/>
    <w:rsid w:val="00FF6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4A6B6"/>
  <w15:docId w15:val="{97934A97-D5BE-4F9B-8CB6-9F943CF92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8FF"/>
  </w:style>
  <w:style w:type="paragraph" w:styleId="Heading1">
    <w:name w:val="heading 1"/>
    <w:basedOn w:val="Normal"/>
    <w:next w:val="Normal"/>
    <w:link w:val="Heading1Char"/>
    <w:qFormat/>
    <w:rsid w:val="00503A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7D2D40"/>
    <w:pPr>
      <w:keepNext/>
      <w:suppressAutoHyphens/>
      <w:spacing w:before="120" w:after="120" w:line="240" w:lineRule="auto"/>
      <w:outlineLvl w:val="1"/>
    </w:pPr>
    <w:rPr>
      <w:rFonts w:ascii="Times New Roman Bold" w:eastAsia="Times New Roman" w:hAnsi="Times New Roman Bold" w:cs="Times New Roman"/>
      <w:b/>
      <w:smallCaps/>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968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517C"/>
    <w:pPr>
      <w:ind w:left="720"/>
      <w:contextualSpacing/>
    </w:pPr>
  </w:style>
  <w:style w:type="paragraph" w:styleId="Header">
    <w:name w:val="header"/>
    <w:basedOn w:val="Normal"/>
    <w:link w:val="HeaderChar"/>
    <w:uiPriority w:val="99"/>
    <w:unhideWhenUsed/>
    <w:rsid w:val="00F351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17C"/>
  </w:style>
  <w:style w:type="paragraph" w:styleId="Footer">
    <w:name w:val="footer"/>
    <w:basedOn w:val="Normal"/>
    <w:link w:val="FooterChar"/>
    <w:uiPriority w:val="99"/>
    <w:unhideWhenUsed/>
    <w:rsid w:val="00F351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17C"/>
  </w:style>
  <w:style w:type="character" w:styleId="CommentReference">
    <w:name w:val="annotation reference"/>
    <w:basedOn w:val="DefaultParagraphFont"/>
    <w:uiPriority w:val="99"/>
    <w:semiHidden/>
    <w:unhideWhenUsed/>
    <w:rsid w:val="00FE68DB"/>
    <w:rPr>
      <w:sz w:val="16"/>
      <w:szCs w:val="16"/>
    </w:rPr>
  </w:style>
  <w:style w:type="paragraph" w:styleId="CommentText">
    <w:name w:val="annotation text"/>
    <w:basedOn w:val="Normal"/>
    <w:link w:val="CommentTextChar"/>
    <w:uiPriority w:val="99"/>
    <w:semiHidden/>
    <w:unhideWhenUsed/>
    <w:rsid w:val="00FE68DB"/>
    <w:pPr>
      <w:spacing w:line="240" w:lineRule="auto"/>
    </w:pPr>
    <w:rPr>
      <w:sz w:val="20"/>
      <w:szCs w:val="20"/>
    </w:rPr>
  </w:style>
  <w:style w:type="character" w:customStyle="1" w:styleId="CommentTextChar">
    <w:name w:val="Comment Text Char"/>
    <w:basedOn w:val="DefaultParagraphFont"/>
    <w:link w:val="CommentText"/>
    <w:uiPriority w:val="99"/>
    <w:semiHidden/>
    <w:rsid w:val="00FE68DB"/>
    <w:rPr>
      <w:sz w:val="20"/>
      <w:szCs w:val="20"/>
    </w:rPr>
  </w:style>
  <w:style w:type="paragraph" w:styleId="CommentSubject">
    <w:name w:val="annotation subject"/>
    <w:basedOn w:val="CommentText"/>
    <w:next w:val="CommentText"/>
    <w:link w:val="CommentSubjectChar"/>
    <w:uiPriority w:val="99"/>
    <w:semiHidden/>
    <w:unhideWhenUsed/>
    <w:rsid w:val="00FE68DB"/>
    <w:rPr>
      <w:b/>
      <w:bCs/>
    </w:rPr>
  </w:style>
  <w:style w:type="character" w:customStyle="1" w:styleId="CommentSubjectChar">
    <w:name w:val="Comment Subject Char"/>
    <w:basedOn w:val="CommentTextChar"/>
    <w:link w:val="CommentSubject"/>
    <w:uiPriority w:val="99"/>
    <w:semiHidden/>
    <w:rsid w:val="00FE68DB"/>
    <w:rPr>
      <w:b/>
      <w:bCs/>
      <w:sz w:val="20"/>
      <w:szCs w:val="20"/>
    </w:rPr>
  </w:style>
  <w:style w:type="paragraph" w:styleId="BalloonText">
    <w:name w:val="Balloon Text"/>
    <w:basedOn w:val="Normal"/>
    <w:link w:val="BalloonTextChar"/>
    <w:uiPriority w:val="99"/>
    <w:semiHidden/>
    <w:unhideWhenUsed/>
    <w:rsid w:val="00FE68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8DB"/>
    <w:rPr>
      <w:rFonts w:ascii="Tahoma" w:hAnsi="Tahoma" w:cs="Tahoma"/>
      <w:sz w:val="16"/>
      <w:szCs w:val="16"/>
    </w:rPr>
  </w:style>
  <w:style w:type="paragraph" w:styleId="Title">
    <w:name w:val="Title"/>
    <w:basedOn w:val="Normal"/>
    <w:next w:val="Normal"/>
    <w:link w:val="TitleChar"/>
    <w:uiPriority w:val="10"/>
    <w:qFormat/>
    <w:rsid w:val="00503AB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3AB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rsid w:val="00503AB9"/>
    <w:rPr>
      <w:rFonts w:asciiTheme="majorHAnsi" w:eastAsiaTheme="majorEastAsia" w:hAnsiTheme="majorHAnsi" w:cstheme="majorBidi"/>
      <w:b/>
      <w:bCs/>
      <w:color w:val="365F91" w:themeColor="accent1" w:themeShade="BF"/>
      <w:sz w:val="28"/>
      <w:szCs w:val="28"/>
    </w:rPr>
  </w:style>
  <w:style w:type="paragraph" w:customStyle="1" w:styleId="Cover-ReptTitle">
    <w:name w:val="Cover-Rept Title"/>
    <w:basedOn w:val="Normal"/>
    <w:next w:val="Normal"/>
    <w:uiPriority w:val="99"/>
    <w:rsid w:val="007D2D40"/>
    <w:pPr>
      <w:suppressAutoHyphens/>
      <w:spacing w:before="600" w:after="1080" w:line="240" w:lineRule="auto"/>
    </w:pPr>
    <w:rPr>
      <w:rFonts w:ascii="Times New Roman" w:eastAsia="Times New Roman" w:hAnsi="Times New Roman" w:cs="Times New Roman"/>
      <w:b/>
      <w:sz w:val="40"/>
      <w:szCs w:val="20"/>
    </w:rPr>
  </w:style>
  <w:style w:type="paragraph" w:customStyle="1" w:styleId="Cover-ByAuthors">
    <w:name w:val="Cover-By/Author(s)"/>
    <w:basedOn w:val="Normal"/>
    <w:uiPriority w:val="99"/>
    <w:rsid w:val="007D2D40"/>
    <w:pPr>
      <w:suppressAutoHyphens/>
      <w:spacing w:after="0" w:line="360" w:lineRule="auto"/>
    </w:pPr>
    <w:rPr>
      <w:rFonts w:ascii="Times New Roman" w:eastAsia="Times New Roman" w:hAnsi="Times New Roman" w:cs="Times New Roman"/>
      <w:b/>
      <w:sz w:val="28"/>
      <w:szCs w:val="20"/>
    </w:rPr>
  </w:style>
  <w:style w:type="character" w:customStyle="1" w:styleId="Heading2Char">
    <w:name w:val="Heading 2 Char"/>
    <w:basedOn w:val="DefaultParagraphFont"/>
    <w:link w:val="Heading2"/>
    <w:uiPriority w:val="99"/>
    <w:rsid w:val="007D2D40"/>
    <w:rPr>
      <w:rFonts w:ascii="Times New Roman Bold" w:eastAsia="Times New Roman" w:hAnsi="Times New Roman Bold" w:cs="Times New Roman"/>
      <w:b/>
      <w:smallCaps/>
      <w:sz w:val="30"/>
      <w:szCs w:val="20"/>
    </w:rPr>
  </w:style>
  <w:style w:type="paragraph" w:styleId="Revision">
    <w:name w:val="Revision"/>
    <w:hidden/>
    <w:uiPriority w:val="99"/>
    <w:semiHidden/>
    <w:rsid w:val="00A95284"/>
    <w:pPr>
      <w:spacing w:after="0" w:line="240" w:lineRule="auto"/>
    </w:pPr>
  </w:style>
  <w:style w:type="paragraph" w:styleId="FootnoteText">
    <w:name w:val="footnote text"/>
    <w:basedOn w:val="Normal"/>
    <w:link w:val="FootnoteTextChar"/>
    <w:uiPriority w:val="99"/>
    <w:semiHidden/>
    <w:unhideWhenUsed/>
    <w:rsid w:val="00C660B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60BF"/>
    <w:rPr>
      <w:sz w:val="20"/>
      <w:szCs w:val="20"/>
    </w:rPr>
  </w:style>
  <w:style w:type="character" w:styleId="FootnoteReference">
    <w:name w:val="footnote reference"/>
    <w:basedOn w:val="DefaultParagraphFont"/>
    <w:uiPriority w:val="99"/>
    <w:semiHidden/>
    <w:unhideWhenUsed/>
    <w:rsid w:val="00C660BF"/>
    <w:rPr>
      <w:vertAlign w:val="superscript"/>
    </w:rPr>
  </w:style>
  <w:style w:type="character" w:styleId="IntenseEmphasis">
    <w:name w:val="Intense Emphasis"/>
    <w:basedOn w:val="DefaultParagraphFont"/>
    <w:uiPriority w:val="21"/>
    <w:qFormat/>
    <w:rsid w:val="00BE26D5"/>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chart" Target="charts/chart14.xml"/><Relationship Id="rId3" Type="http://schemas.openxmlformats.org/officeDocument/2006/relationships/styles" Target="styles.xml"/><Relationship Id="rId21" Type="http://schemas.openxmlformats.org/officeDocument/2006/relationships/chart" Target="charts/chart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hart" Target="charts/chart5.xml"/><Relationship Id="rId25" Type="http://schemas.openxmlformats.org/officeDocument/2006/relationships/chart" Target="charts/chart13.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hart" Target="charts/chart1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image" Target="media/image1.png"/><Relationship Id="rId10" Type="http://schemas.microsoft.com/office/2016/09/relationships/commentsIds" Target="commentsIds.xml"/><Relationship Id="rId19" Type="http://schemas.openxmlformats.org/officeDocument/2006/relationships/chart" Target="charts/chart7.xml"/><Relationship Id="rId3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6%20ROV%20Distance\CSEO\2016_CSEO_Density_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0.5 ft bins</a:t>
            </a:r>
          </a:p>
        </c:rich>
      </c:tx>
      <c:overlay val="0"/>
    </c:title>
    <c:autoTitleDeleted val="0"/>
    <c:plotArea>
      <c:layout>
        <c:manualLayout>
          <c:layoutTarget val="inner"/>
          <c:xMode val="edge"/>
          <c:yMode val="edge"/>
          <c:x val="0.21815215806357538"/>
          <c:y val="0.32467252357344223"/>
          <c:w val="0.73092191601049872"/>
          <c:h val="0.4430980231517303"/>
        </c:manualLayout>
      </c:layout>
      <c:barChart>
        <c:barDir val="col"/>
        <c:grouping val="clustered"/>
        <c:varyColors val="0"/>
        <c:ser>
          <c:idx val="0"/>
          <c:order val="0"/>
          <c:tx>
            <c:v>Frequency</c:v>
          </c:tx>
          <c:invertIfNegative val="0"/>
          <c:cat>
            <c:strRef>
              <c:f>'Histograms_All_AD_All SUB'!$AC$3:$AC$33</c:f>
              <c:strCache>
                <c:ptCount val="31"/>
                <c:pt idx="0">
                  <c:v>0.5</c:v>
                </c:pt>
                <c:pt idx="1">
                  <c:v>1</c:v>
                </c:pt>
                <c:pt idx="2">
                  <c:v>1.5</c:v>
                </c:pt>
                <c:pt idx="3">
                  <c:v>2</c:v>
                </c:pt>
                <c:pt idx="4">
                  <c:v>2.5</c:v>
                </c:pt>
                <c:pt idx="5">
                  <c:v>3</c:v>
                </c:pt>
                <c:pt idx="6">
                  <c:v>3.5</c:v>
                </c:pt>
                <c:pt idx="7">
                  <c:v>4</c:v>
                </c:pt>
                <c:pt idx="8">
                  <c:v>4.5</c:v>
                </c:pt>
                <c:pt idx="9">
                  <c:v>5</c:v>
                </c:pt>
                <c:pt idx="10">
                  <c:v>5.5</c:v>
                </c:pt>
                <c:pt idx="11">
                  <c:v>6</c:v>
                </c:pt>
                <c:pt idx="12">
                  <c:v>6.5</c:v>
                </c:pt>
                <c:pt idx="13">
                  <c:v>7</c:v>
                </c:pt>
                <c:pt idx="14">
                  <c:v>7.5</c:v>
                </c:pt>
                <c:pt idx="15">
                  <c:v>8</c:v>
                </c:pt>
                <c:pt idx="16">
                  <c:v>8.5</c:v>
                </c:pt>
                <c:pt idx="17">
                  <c:v>9</c:v>
                </c:pt>
                <c:pt idx="18">
                  <c:v>9.5</c:v>
                </c:pt>
                <c:pt idx="19">
                  <c:v>10</c:v>
                </c:pt>
                <c:pt idx="20">
                  <c:v>10.5</c:v>
                </c:pt>
                <c:pt idx="21">
                  <c:v>11</c:v>
                </c:pt>
                <c:pt idx="22">
                  <c:v>11.5</c:v>
                </c:pt>
                <c:pt idx="23">
                  <c:v>12</c:v>
                </c:pt>
                <c:pt idx="24">
                  <c:v>12.5</c:v>
                </c:pt>
                <c:pt idx="25">
                  <c:v>13</c:v>
                </c:pt>
                <c:pt idx="26">
                  <c:v>13.5</c:v>
                </c:pt>
                <c:pt idx="27">
                  <c:v>14</c:v>
                </c:pt>
                <c:pt idx="28">
                  <c:v>14.5</c:v>
                </c:pt>
                <c:pt idx="29">
                  <c:v>15</c:v>
                </c:pt>
                <c:pt idx="30">
                  <c:v>More</c:v>
                </c:pt>
              </c:strCache>
            </c:strRef>
          </c:cat>
          <c:val>
            <c:numRef>
              <c:f>'Histograms_All_AD_All SUB'!$AD$3:$AD$33</c:f>
              <c:numCache>
                <c:formatCode>General</c:formatCode>
                <c:ptCount val="31"/>
                <c:pt idx="0">
                  <c:v>11</c:v>
                </c:pt>
                <c:pt idx="1">
                  <c:v>9</c:v>
                </c:pt>
                <c:pt idx="2">
                  <c:v>15</c:v>
                </c:pt>
                <c:pt idx="3">
                  <c:v>13</c:v>
                </c:pt>
                <c:pt idx="4">
                  <c:v>7</c:v>
                </c:pt>
                <c:pt idx="5">
                  <c:v>9</c:v>
                </c:pt>
                <c:pt idx="6">
                  <c:v>8</c:v>
                </c:pt>
                <c:pt idx="7">
                  <c:v>15</c:v>
                </c:pt>
                <c:pt idx="8">
                  <c:v>3</c:v>
                </c:pt>
                <c:pt idx="9">
                  <c:v>6</c:v>
                </c:pt>
                <c:pt idx="10">
                  <c:v>5</c:v>
                </c:pt>
                <c:pt idx="11">
                  <c:v>6</c:v>
                </c:pt>
                <c:pt idx="12">
                  <c:v>4</c:v>
                </c:pt>
                <c:pt idx="13">
                  <c:v>8</c:v>
                </c:pt>
                <c:pt idx="14">
                  <c:v>5</c:v>
                </c:pt>
                <c:pt idx="15">
                  <c:v>4</c:v>
                </c:pt>
                <c:pt idx="16">
                  <c:v>6</c:v>
                </c:pt>
                <c:pt idx="17">
                  <c:v>9</c:v>
                </c:pt>
                <c:pt idx="18">
                  <c:v>6</c:v>
                </c:pt>
                <c:pt idx="19">
                  <c:v>4</c:v>
                </c:pt>
                <c:pt idx="20">
                  <c:v>3</c:v>
                </c:pt>
                <c:pt idx="21">
                  <c:v>1</c:v>
                </c:pt>
                <c:pt idx="22">
                  <c:v>1</c:v>
                </c:pt>
                <c:pt idx="23">
                  <c:v>1</c:v>
                </c:pt>
                <c:pt idx="24">
                  <c:v>0</c:v>
                </c:pt>
                <c:pt idx="25">
                  <c:v>2</c:v>
                </c:pt>
                <c:pt idx="26">
                  <c:v>1</c:v>
                </c:pt>
                <c:pt idx="27">
                  <c:v>0</c:v>
                </c:pt>
                <c:pt idx="28">
                  <c:v>1</c:v>
                </c:pt>
                <c:pt idx="29">
                  <c:v>1</c:v>
                </c:pt>
                <c:pt idx="30">
                  <c:v>0</c:v>
                </c:pt>
              </c:numCache>
            </c:numRef>
          </c:val>
          <c:extLst>
            <c:ext xmlns:c16="http://schemas.microsoft.com/office/drawing/2014/chart" uri="{C3380CC4-5D6E-409C-BE32-E72D297353CC}">
              <c16:uniqueId val="{00000000-8B64-424D-955C-4E76C4036260}"/>
            </c:ext>
          </c:extLst>
        </c:ser>
        <c:dLbls>
          <c:showLegendKey val="0"/>
          <c:showVal val="0"/>
          <c:showCatName val="0"/>
          <c:showSerName val="0"/>
          <c:showPercent val="0"/>
          <c:showBubbleSize val="0"/>
        </c:dLbls>
        <c:gapWidth val="150"/>
        <c:axId val="72946048"/>
        <c:axId val="72947968"/>
      </c:barChart>
      <c:catAx>
        <c:axId val="72946048"/>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72947968"/>
        <c:crosses val="autoZero"/>
        <c:auto val="1"/>
        <c:lblAlgn val="ctr"/>
        <c:lblOffset val="100"/>
        <c:noMultiLvlLbl val="0"/>
      </c:catAx>
      <c:valAx>
        <c:axId val="72947968"/>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72946048"/>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1 ft bins</a:t>
            </a:r>
          </a:p>
        </c:rich>
      </c:tx>
      <c:overlay val="0"/>
    </c:title>
    <c:autoTitleDeleted val="0"/>
    <c:plotArea>
      <c:layout>
        <c:manualLayout>
          <c:layoutTarget val="inner"/>
          <c:xMode val="edge"/>
          <c:yMode val="edge"/>
          <c:x val="0.21815215806357538"/>
          <c:y val="0.32467252357344223"/>
          <c:w val="0.72077026829979585"/>
          <c:h val="0.43727216389617962"/>
        </c:manualLayout>
      </c:layout>
      <c:barChart>
        <c:barDir val="col"/>
        <c:grouping val="clustered"/>
        <c:varyColors val="0"/>
        <c:ser>
          <c:idx val="0"/>
          <c:order val="0"/>
          <c:tx>
            <c:v>Frequency</c:v>
          </c:tx>
          <c:invertIfNegative val="0"/>
          <c:cat>
            <c:strRef>
              <c:f>'Histograms_All_AD_All SUB'!$U$3:$U$18</c:f>
              <c:strCache>
                <c:ptCount val="1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More</c:v>
                </c:pt>
              </c:strCache>
            </c:strRef>
          </c:cat>
          <c:val>
            <c:numRef>
              <c:f>'Histograms_All_AD_All SUB'!$V$3:$V$18</c:f>
              <c:numCache>
                <c:formatCode>General</c:formatCode>
                <c:ptCount val="16"/>
                <c:pt idx="0">
                  <c:v>20</c:v>
                </c:pt>
                <c:pt idx="1">
                  <c:v>28</c:v>
                </c:pt>
                <c:pt idx="2">
                  <c:v>16</c:v>
                </c:pt>
                <c:pt idx="3">
                  <c:v>23</c:v>
                </c:pt>
                <c:pt idx="4">
                  <c:v>9</c:v>
                </c:pt>
                <c:pt idx="5">
                  <c:v>11</c:v>
                </c:pt>
                <c:pt idx="6">
                  <c:v>12</c:v>
                </c:pt>
                <c:pt idx="7">
                  <c:v>9</c:v>
                </c:pt>
                <c:pt idx="8">
                  <c:v>15</c:v>
                </c:pt>
                <c:pt idx="9">
                  <c:v>10</c:v>
                </c:pt>
                <c:pt idx="10">
                  <c:v>4</c:v>
                </c:pt>
                <c:pt idx="11">
                  <c:v>2</c:v>
                </c:pt>
                <c:pt idx="12">
                  <c:v>2</c:v>
                </c:pt>
                <c:pt idx="13">
                  <c:v>1</c:v>
                </c:pt>
                <c:pt idx="14">
                  <c:v>2</c:v>
                </c:pt>
                <c:pt idx="15">
                  <c:v>0</c:v>
                </c:pt>
              </c:numCache>
            </c:numRef>
          </c:val>
          <c:extLst>
            <c:ext xmlns:c16="http://schemas.microsoft.com/office/drawing/2014/chart" uri="{C3380CC4-5D6E-409C-BE32-E72D297353CC}">
              <c16:uniqueId val="{00000000-068D-4667-9B8B-A36562925E72}"/>
            </c:ext>
          </c:extLst>
        </c:ser>
        <c:dLbls>
          <c:showLegendKey val="0"/>
          <c:showVal val="0"/>
          <c:showCatName val="0"/>
          <c:showSerName val="0"/>
          <c:showPercent val="0"/>
          <c:showBubbleSize val="0"/>
        </c:dLbls>
        <c:gapWidth val="150"/>
        <c:axId val="74336512"/>
        <c:axId val="74338688"/>
      </c:barChart>
      <c:catAx>
        <c:axId val="74336512"/>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74338688"/>
        <c:crosses val="autoZero"/>
        <c:auto val="1"/>
        <c:lblAlgn val="ctr"/>
        <c:lblOffset val="100"/>
        <c:noMultiLvlLbl val="0"/>
      </c:catAx>
      <c:valAx>
        <c:axId val="74338688"/>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74336512"/>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1.5 ft bins</a:t>
            </a:r>
          </a:p>
        </c:rich>
      </c:tx>
      <c:overlay val="0"/>
    </c:title>
    <c:autoTitleDeleted val="0"/>
    <c:plotArea>
      <c:layout>
        <c:manualLayout>
          <c:layoutTarget val="inner"/>
          <c:xMode val="edge"/>
          <c:yMode val="edge"/>
          <c:x val="0.25434387368245637"/>
          <c:y val="0.18513676356493175"/>
          <c:w val="0.71708469774611505"/>
          <c:h val="0.5436953399692962"/>
        </c:manualLayout>
      </c:layout>
      <c:barChart>
        <c:barDir val="col"/>
        <c:grouping val="clustered"/>
        <c:varyColors val="0"/>
        <c:ser>
          <c:idx val="0"/>
          <c:order val="0"/>
          <c:tx>
            <c:v>Frequency</c:v>
          </c:tx>
          <c:invertIfNegative val="0"/>
          <c:cat>
            <c:strRef>
              <c:f>'Histograms_All_AD_All SUB'!$AA$3:$AA$13</c:f>
              <c:strCache>
                <c:ptCount val="11"/>
                <c:pt idx="0">
                  <c:v>1.5</c:v>
                </c:pt>
                <c:pt idx="1">
                  <c:v>3</c:v>
                </c:pt>
                <c:pt idx="2">
                  <c:v>4.5</c:v>
                </c:pt>
                <c:pt idx="3">
                  <c:v>6</c:v>
                </c:pt>
                <c:pt idx="4">
                  <c:v>7.5</c:v>
                </c:pt>
                <c:pt idx="5">
                  <c:v>9</c:v>
                </c:pt>
                <c:pt idx="6">
                  <c:v>10.5</c:v>
                </c:pt>
                <c:pt idx="7">
                  <c:v>12</c:v>
                </c:pt>
                <c:pt idx="8">
                  <c:v>13.5</c:v>
                </c:pt>
                <c:pt idx="9">
                  <c:v>15</c:v>
                </c:pt>
                <c:pt idx="10">
                  <c:v>More</c:v>
                </c:pt>
              </c:strCache>
            </c:strRef>
          </c:cat>
          <c:val>
            <c:numRef>
              <c:f>'Histograms_All_AD_All SUB'!$AB$3:$AB$13</c:f>
              <c:numCache>
                <c:formatCode>General</c:formatCode>
                <c:ptCount val="11"/>
                <c:pt idx="0">
                  <c:v>35</c:v>
                </c:pt>
                <c:pt idx="1">
                  <c:v>29</c:v>
                </c:pt>
                <c:pt idx="2">
                  <c:v>26</c:v>
                </c:pt>
                <c:pt idx="3">
                  <c:v>17</c:v>
                </c:pt>
                <c:pt idx="4">
                  <c:v>17</c:v>
                </c:pt>
                <c:pt idx="5">
                  <c:v>19</c:v>
                </c:pt>
                <c:pt idx="6">
                  <c:v>13</c:v>
                </c:pt>
                <c:pt idx="7">
                  <c:v>3</c:v>
                </c:pt>
                <c:pt idx="8">
                  <c:v>3</c:v>
                </c:pt>
                <c:pt idx="9">
                  <c:v>2</c:v>
                </c:pt>
                <c:pt idx="10">
                  <c:v>0</c:v>
                </c:pt>
              </c:numCache>
            </c:numRef>
          </c:val>
          <c:extLst>
            <c:ext xmlns:c16="http://schemas.microsoft.com/office/drawing/2014/chart" uri="{C3380CC4-5D6E-409C-BE32-E72D297353CC}">
              <c16:uniqueId val="{00000000-C892-410E-A84C-3979A015D41F}"/>
            </c:ext>
          </c:extLst>
        </c:ser>
        <c:dLbls>
          <c:showLegendKey val="0"/>
          <c:showVal val="0"/>
          <c:showCatName val="0"/>
          <c:showSerName val="0"/>
          <c:showPercent val="0"/>
          <c:showBubbleSize val="0"/>
        </c:dLbls>
        <c:gapWidth val="150"/>
        <c:axId val="74371456"/>
        <c:axId val="74373376"/>
      </c:barChart>
      <c:catAx>
        <c:axId val="74371456"/>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74373376"/>
        <c:crosses val="autoZero"/>
        <c:auto val="1"/>
        <c:lblAlgn val="ctr"/>
        <c:lblOffset val="100"/>
        <c:noMultiLvlLbl val="0"/>
      </c:catAx>
      <c:valAx>
        <c:axId val="74373376"/>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74371456"/>
        <c:crosses val="autoZero"/>
        <c:crossBetween val="between"/>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2 ft bins</a:t>
            </a:r>
          </a:p>
        </c:rich>
      </c:tx>
      <c:overlay val="0"/>
    </c:title>
    <c:autoTitleDeleted val="0"/>
    <c:plotArea>
      <c:layout>
        <c:manualLayout>
          <c:layoutTarget val="inner"/>
          <c:xMode val="edge"/>
          <c:yMode val="edge"/>
          <c:x val="0.23899744926250416"/>
          <c:y val="0.27077031068790819"/>
          <c:w val="0.69325163579904625"/>
          <c:h val="0.44459561740828907"/>
        </c:manualLayout>
      </c:layout>
      <c:barChart>
        <c:barDir val="col"/>
        <c:grouping val="clustered"/>
        <c:varyColors val="0"/>
        <c:ser>
          <c:idx val="0"/>
          <c:order val="0"/>
          <c:tx>
            <c:v>Frequency</c:v>
          </c:tx>
          <c:invertIfNegative val="0"/>
          <c:cat>
            <c:strRef>
              <c:f>'Histograms_All_AD_All SUB'!$W$3:$W$11</c:f>
              <c:strCache>
                <c:ptCount val="9"/>
                <c:pt idx="0">
                  <c:v>2</c:v>
                </c:pt>
                <c:pt idx="1">
                  <c:v>4</c:v>
                </c:pt>
                <c:pt idx="2">
                  <c:v>6</c:v>
                </c:pt>
                <c:pt idx="3">
                  <c:v>8</c:v>
                </c:pt>
                <c:pt idx="4">
                  <c:v>10</c:v>
                </c:pt>
                <c:pt idx="5">
                  <c:v>12</c:v>
                </c:pt>
                <c:pt idx="6">
                  <c:v>14</c:v>
                </c:pt>
                <c:pt idx="7">
                  <c:v>16</c:v>
                </c:pt>
                <c:pt idx="8">
                  <c:v>More</c:v>
                </c:pt>
              </c:strCache>
            </c:strRef>
          </c:cat>
          <c:val>
            <c:numRef>
              <c:f>'Histograms_All_AD_All SUB'!$X$3:$X$11</c:f>
              <c:numCache>
                <c:formatCode>General</c:formatCode>
                <c:ptCount val="9"/>
                <c:pt idx="0">
                  <c:v>48</c:v>
                </c:pt>
                <c:pt idx="1">
                  <c:v>39</c:v>
                </c:pt>
                <c:pt idx="2">
                  <c:v>20</c:v>
                </c:pt>
                <c:pt idx="3">
                  <c:v>21</c:v>
                </c:pt>
                <c:pt idx="4">
                  <c:v>25</c:v>
                </c:pt>
                <c:pt idx="5">
                  <c:v>6</c:v>
                </c:pt>
                <c:pt idx="6">
                  <c:v>3</c:v>
                </c:pt>
                <c:pt idx="7">
                  <c:v>2</c:v>
                </c:pt>
                <c:pt idx="8">
                  <c:v>0</c:v>
                </c:pt>
              </c:numCache>
            </c:numRef>
          </c:val>
          <c:extLst>
            <c:ext xmlns:c16="http://schemas.microsoft.com/office/drawing/2014/chart" uri="{C3380CC4-5D6E-409C-BE32-E72D297353CC}">
              <c16:uniqueId val="{00000000-810A-4248-9ACD-D7380D7221D2}"/>
            </c:ext>
          </c:extLst>
        </c:ser>
        <c:dLbls>
          <c:showLegendKey val="0"/>
          <c:showVal val="0"/>
          <c:showCatName val="0"/>
          <c:showSerName val="0"/>
          <c:showPercent val="0"/>
          <c:showBubbleSize val="0"/>
        </c:dLbls>
        <c:gapWidth val="150"/>
        <c:axId val="74455296"/>
        <c:axId val="74461568"/>
      </c:barChart>
      <c:catAx>
        <c:axId val="74455296"/>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74461568"/>
        <c:crosses val="autoZero"/>
        <c:auto val="1"/>
        <c:lblAlgn val="ctr"/>
        <c:lblOffset val="100"/>
        <c:noMultiLvlLbl val="0"/>
      </c:catAx>
      <c:valAx>
        <c:axId val="74461568"/>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74455296"/>
        <c:crosses val="autoZero"/>
        <c:crossBetween val="between"/>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2.5 ft bins</a:t>
            </a:r>
          </a:p>
        </c:rich>
      </c:tx>
      <c:overlay val="0"/>
    </c:title>
    <c:autoTitleDeleted val="0"/>
    <c:plotArea>
      <c:layout/>
      <c:barChart>
        <c:barDir val="col"/>
        <c:grouping val="clustered"/>
        <c:varyColors val="0"/>
        <c:ser>
          <c:idx val="0"/>
          <c:order val="0"/>
          <c:tx>
            <c:v>Frequency</c:v>
          </c:tx>
          <c:invertIfNegative val="0"/>
          <c:cat>
            <c:strRef>
              <c:f>'Histograms_All_AD_All SUB'!$AE$3:$AE$9</c:f>
              <c:strCache>
                <c:ptCount val="7"/>
                <c:pt idx="0">
                  <c:v>2.5</c:v>
                </c:pt>
                <c:pt idx="1">
                  <c:v>5</c:v>
                </c:pt>
                <c:pt idx="2">
                  <c:v>7.5</c:v>
                </c:pt>
                <c:pt idx="3">
                  <c:v>10</c:v>
                </c:pt>
                <c:pt idx="4">
                  <c:v>12.5</c:v>
                </c:pt>
                <c:pt idx="5">
                  <c:v>15</c:v>
                </c:pt>
                <c:pt idx="6">
                  <c:v>More</c:v>
                </c:pt>
              </c:strCache>
            </c:strRef>
          </c:cat>
          <c:val>
            <c:numRef>
              <c:f>'Histograms_All_AD_All SUB'!$AF$3:$AF$9</c:f>
              <c:numCache>
                <c:formatCode>General</c:formatCode>
                <c:ptCount val="7"/>
                <c:pt idx="0">
                  <c:v>55</c:v>
                </c:pt>
                <c:pt idx="1">
                  <c:v>41</c:v>
                </c:pt>
                <c:pt idx="2">
                  <c:v>28</c:v>
                </c:pt>
                <c:pt idx="3">
                  <c:v>29</c:v>
                </c:pt>
                <c:pt idx="4">
                  <c:v>6</c:v>
                </c:pt>
                <c:pt idx="5">
                  <c:v>5</c:v>
                </c:pt>
                <c:pt idx="6">
                  <c:v>0</c:v>
                </c:pt>
              </c:numCache>
            </c:numRef>
          </c:val>
          <c:extLst>
            <c:ext xmlns:c16="http://schemas.microsoft.com/office/drawing/2014/chart" uri="{C3380CC4-5D6E-409C-BE32-E72D297353CC}">
              <c16:uniqueId val="{00000000-5DD3-47AA-B96F-F1F010BF5285}"/>
            </c:ext>
          </c:extLst>
        </c:ser>
        <c:dLbls>
          <c:showLegendKey val="0"/>
          <c:showVal val="0"/>
          <c:showCatName val="0"/>
          <c:showSerName val="0"/>
          <c:showPercent val="0"/>
          <c:showBubbleSize val="0"/>
        </c:dLbls>
        <c:gapWidth val="150"/>
        <c:axId val="74514816"/>
        <c:axId val="74516736"/>
      </c:barChart>
      <c:catAx>
        <c:axId val="74514816"/>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74516736"/>
        <c:crosses val="autoZero"/>
        <c:auto val="1"/>
        <c:lblAlgn val="ctr"/>
        <c:lblOffset val="100"/>
        <c:noMultiLvlLbl val="0"/>
      </c:catAx>
      <c:valAx>
        <c:axId val="74516736"/>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74514816"/>
        <c:crosses val="autoZero"/>
        <c:crossBetween val="between"/>
      </c:valAx>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0.5 ft bins</a:t>
            </a:r>
          </a:p>
        </c:rich>
      </c:tx>
      <c:overlay val="0"/>
    </c:title>
    <c:autoTitleDeleted val="0"/>
    <c:plotArea>
      <c:layout/>
      <c:barChart>
        <c:barDir val="col"/>
        <c:grouping val="clustered"/>
        <c:varyColors val="0"/>
        <c:ser>
          <c:idx val="0"/>
          <c:order val="0"/>
          <c:tx>
            <c:v>Frequency</c:v>
          </c:tx>
          <c:invertIfNegative val="0"/>
          <c:cat>
            <c:strRef>
              <c:f>'HistogramsAllADSUB&gt;=340AndNoLen'!$AA$2:$AA$32</c:f>
              <c:strCache>
                <c:ptCount val="31"/>
                <c:pt idx="0">
                  <c:v>0.5</c:v>
                </c:pt>
                <c:pt idx="1">
                  <c:v>1</c:v>
                </c:pt>
                <c:pt idx="2">
                  <c:v>1.5</c:v>
                </c:pt>
                <c:pt idx="3">
                  <c:v>2</c:v>
                </c:pt>
                <c:pt idx="4">
                  <c:v>2.5</c:v>
                </c:pt>
                <c:pt idx="5">
                  <c:v>3</c:v>
                </c:pt>
                <c:pt idx="6">
                  <c:v>3.5</c:v>
                </c:pt>
                <c:pt idx="7">
                  <c:v>4</c:v>
                </c:pt>
                <c:pt idx="8">
                  <c:v>4.5</c:v>
                </c:pt>
                <c:pt idx="9">
                  <c:v>5</c:v>
                </c:pt>
                <c:pt idx="10">
                  <c:v>5.5</c:v>
                </c:pt>
                <c:pt idx="11">
                  <c:v>6</c:v>
                </c:pt>
                <c:pt idx="12">
                  <c:v>6.5</c:v>
                </c:pt>
                <c:pt idx="13">
                  <c:v>7</c:v>
                </c:pt>
                <c:pt idx="14">
                  <c:v>7.5</c:v>
                </c:pt>
                <c:pt idx="15">
                  <c:v>8</c:v>
                </c:pt>
                <c:pt idx="16">
                  <c:v>8.5</c:v>
                </c:pt>
                <c:pt idx="17">
                  <c:v>9</c:v>
                </c:pt>
                <c:pt idx="18">
                  <c:v>9.5</c:v>
                </c:pt>
                <c:pt idx="19">
                  <c:v>10</c:v>
                </c:pt>
                <c:pt idx="20">
                  <c:v>10.5</c:v>
                </c:pt>
                <c:pt idx="21">
                  <c:v>11</c:v>
                </c:pt>
                <c:pt idx="22">
                  <c:v>11.5</c:v>
                </c:pt>
                <c:pt idx="23">
                  <c:v>12</c:v>
                </c:pt>
                <c:pt idx="24">
                  <c:v>12.5</c:v>
                </c:pt>
                <c:pt idx="25">
                  <c:v>13</c:v>
                </c:pt>
                <c:pt idx="26">
                  <c:v>13.5</c:v>
                </c:pt>
                <c:pt idx="27">
                  <c:v>14</c:v>
                </c:pt>
                <c:pt idx="28">
                  <c:v>14.5</c:v>
                </c:pt>
                <c:pt idx="29">
                  <c:v>15</c:v>
                </c:pt>
                <c:pt idx="30">
                  <c:v>More</c:v>
                </c:pt>
              </c:strCache>
            </c:strRef>
          </c:cat>
          <c:val>
            <c:numRef>
              <c:f>'HistogramsAllADSUB&gt;=340AndNoLen'!$AB$2:$AB$32</c:f>
              <c:numCache>
                <c:formatCode>General</c:formatCode>
                <c:ptCount val="31"/>
                <c:pt idx="0">
                  <c:v>11</c:v>
                </c:pt>
                <c:pt idx="1">
                  <c:v>9</c:v>
                </c:pt>
                <c:pt idx="2">
                  <c:v>15</c:v>
                </c:pt>
                <c:pt idx="3">
                  <c:v>11</c:v>
                </c:pt>
                <c:pt idx="4">
                  <c:v>7</c:v>
                </c:pt>
                <c:pt idx="5">
                  <c:v>9</c:v>
                </c:pt>
                <c:pt idx="6">
                  <c:v>7</c:v>
                </c:pt>
                <c:pt idx="7">
                  <c:v>14</c:v>
                </c:pt>
                <c:pt idx="8">
                  <c:v>3</c:v>
                </c:pt>
                <c:pt idx="9">
                  <c:v>6</c:v>
                </c:pt>
                <c:pt idx="10">
                  <c:v>5</c:v>
                </c:pt>
                <c:pt idx="11">
                  <c:v>6</c:v>
                </c:pt>
                <c:pt idx="12">
                  <c:v>4</c:v>
                </c:pt>
                <c:pt idx="13">
                  <c:v>8</c:v>
                </c:pt>
                <c:pt idx="14">
                  <c:v>5</c:v>
                </c:pt>
                <c:pt idx="15">
                  <c:v>4</c:v>
                </c:pt>
                <c:pt idx="16">
                  <c:v>6</c:v>
                </c:pt>
                <c:pt idx="17">
                  <c:v>9</c:v>
                </c:pt>
                <c:pt idx="18">
                  <c:v>6</c:v>
                </c:pt>
                <c:pt idx="19">
                  <c:v>4</c:v>
                </c:pt>
                <c:pt idx="20">
                  <c:v>3</c:v>
                </c:pt>
                <c:pt idx="21">
                  <c:v>1</c:v>
                </c:pt>
                <c:pt idx="22">
                  <c:v>1</c:v>
                </c:pt>
                <c:pt idx="23">
                  <c:v>1</c:v>
                </c:pt>
                <c:pt idx="24">
                  <c:v>0</c:v>
                </c:pt>
                <c:pt idx="25">
                  <c:v>2</c:v>
                </c:pt>
                <c:pt idx="26">
                  <c:v>1</c:v>
                </c:pt>
                <c:pt idx="27">
                  <c:v>0</c:v>
                </c:pt>
                <c:pt idx="28">
                  <c:v>1</c:v>
                </c:pt>
                <c:pt idx="29">
                  <c:v>1</c:v>
                </c:pt>
                <c:pt idx="30">
                  <c:v>0</c:v>
                </c:pt>
              </c:numCache>
            </c:numRef>
          </c:val>
          <c:extLst>
            <c:ext xmlns:c16="http://schemas.microsoft.com/office/drawing/2014/chart" uri="{C3380CC4-5D6E-409C-BE32-E72D297353CC}">
              <c16:uniqueId val="{00000000-4D0F-453A-968A-7E51AA56B456}"/>
            </c:ext>
          </c:extLst>
        </c:ser>
        <c:dLbls>
          <c:showLegendKey val="0"/>
          <c:showVal val="0"/>
          <c:showCatName val="0"/>
          <c:showSerName val="0"/>
          <c:showPercent val="0"/>
          <c:showBubbleSize val="0"/>
        </c:dLbls>
        <c:gapWidth val="150"/>
        <c:axId val="74533888"/>
        <c:axId val="74552448"/>
      </c:barChart>
      <c:catAx>
        <c:axId val="74533888"/>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74552448"/>
        <c:crosses val="autoZero"/>
        <c:auto val="1"/>
        <c:lblAlgn val="ctr"/>
        <c:lblOffset val="100"/>
        <c:noMultiLvlLbl val="0"/>
      </c:catAx>
      <c:valAx>
        <c:axId val="74552448"/>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74533888"/>
        <c:crosses val="autoZero"/>
        <c:crossBetween val="between"/>
      </c:valAx>
    </c:plotArea>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1 ft bin</a:t>
            </a:r>
          </a:p>
        </c:rich>
      </c:tx>
      <c:layout>
        <c:manualLayout>
          <c:xMode val="edge"/>
          <c:yMode val="edge"/>
          <c:x val="0.35665791776027994"/>
          <c:y val="0"/>
        </c:manualLayout>
      </c:layout>
      <c:overlay val="0"/>
    </c:title>
    <c:autoTitleDeleted val="0"/>
    <c:plotArea>
      <c:layout/>
      <c:barChart>
        <c:barDir val="col"/>
        <c:grouping val="clustered"/>
        <c:varyColors val="0"/>
        <c:ser>
          <c:idx val="0"/>
          <c:order val="0"/>
          <c:tx>
            <c:v>Frequency</c:v>
          </c:tx>
          <c:invertIfNegative val="0"/>
          <c:cat>
            <c:strRef>
              <c:f>'HistogramsAllADSUB&gt;=340AndNoLen'!$U$2:$U$17</c:f>
              <c:strCache>
                <c:ptCount val="1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More</c:v>
                </c:pt>
              </c:strCache>
            </c:strRef>
          </c:cat>
          <c:val>
            <c:numRef>
              <c:f>'HistogramsAllADSUB&gt;=340AndNoLen'!$V$2:$V$17</c:f>
              <c:numCache>
                <c:formatCode>General</c:formatCode>
                <c:ptCount val="16"/>
                <c:pt idx="0">
                  <c:v>20</c:v>
                </c:pt>
                <c:pt idx="1">
                  <c:v>26</c:v>
                </c:pt>
                <c:pt idx="2">
                  <c:v>16</c:v>
                </c:pt>
                <c:pt idx="3">
                  <c:v>21</c:v>
                </c:pt>
                <c:pt idx="4">
                  <c:v>9</c:v>
                </c:pt>
                <c:pt idx="5">
                  <c:v>11</c:v>
                </c:pt>
                <c:pt idx="6">
                  <c:v>12</c:v>
                </c:pt>
                <c:pt idx="7">
                  <c:v>9</c:v>
                </c:pt>
                <c:pt idx="8">
                  <c:v>15</c:v>
                </c:pt>
                <c:pt idx="9">
                  <c:v>10</c:v>
                </c:pt>
                <c:pt idx="10">
                  <c:v>4</c:v>
                </c:pt>
                <c:pt idx="11">
                  <c:v>2</c:v>
                </c:pt>
                <c:pt idx="12">
                  <c:v>2</c:v>
                </c:pt>
                <c:pt idx="13">
                  <c:v>1</c:v>
                </c:pt>
                <c:pt idx="14">
                  <c:v>2</c:v>
                </c:pt>
                <c:pt idx="15">
                  <c:v>0</c:v>
                </c:pt>
              </c:numCache>
            </c:numRef>
          </c:val>
          <c:extLst>
            <c:ext xmlns:c16="http://schemas.microsoft.com/office/drawing/2014/chart" uri="{C3380CC4-5D6E-409C-BE32-E72D297353CC}">
              <c16:uniqueId val="{00000000-D70C-4C15-9859-0D8788488BCF}"/>
            </c:ext>
          </c:extLst>
        </c:ser>
        <c:dLbls>
          <c:showLegendKey val="0"/>
          <c:showVal val="0"/>
          <c:showCatName val="0"/>
          <c:showSerName val="0"/>
          <c:showPercent val="0"/>
          <c:showBubbleSize val="0"/>
        </c:dLbls>
        <c:gapWidth val="150"/>
        <c:axId val="74576256"/>
        <c:axId val="74578176"/>
      </c:barChart>
      <c:catAx>
        <c:axId val="74576256"/>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74578176"/>
        <c:crosses val="autoZero"/>
        <c:auto val="1"/>
        <c:lblAlgn val="ctr"/>
        <c:lblOffset val="100"/>
        <c:noMultiLvlLbl val="0"/>
      </c:catAx>
      <c:valAx>
        <c:axId val="74578176"/>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74576256"/>
        <c:crosses val="autoZero"/>
        <c:crossBetween val="between"/>
      </c:valAx>
    </c:plotArea>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1.5 ft bins</a:t>
            </a:r>
          </a:p>
        </c:rich>
      </c:tx>
      <c:overlay val="0"/>
    </c:title>
    <c:autoTitleDeleted val="0"/>
    <c:plotArea>
      <c:layout/>
      <c:barChart>
        <c:barDir val="col"/>
        <c:grouping val="clustered"/>
        <c:varyColors val="0"/>
        <c:ser>
          <c:idx val="0"/>
          <c:order val="0"/>
          <c:tx>
            <c:v>Frequency</c:v>
          </c:tx>
          <c:invertIfNegative val="0"/>
          <c:cat>
            <c:strRef>
              <c:f>'HistogramsAllADSUB&gt;=340AndNoLen'!$AC$2:$AC$12</c:f>
              <c:strCache>
                <c:ptCount val="11"/>
                <c:pt idx="0">
                  <c:v>1.5</c:v>
                </c:pt>
                <c:pt idx="1">
                  <c:v>3</c:v>
                </c:pt>
                <c:pt idx="2">
                  <c:v>4.5</c:v>
                </c:pt>
                <c:pt idx="3">
                  <c:v>6</c:v>
                </c:pt>
                <c:pt idx="4">
                  <c:v>7.5</c:v>
                </c:pt>
                <c:pt idx="5">
                  <c:v>9</c:v>
                </c:pt>
                <c:pt idx="6">
                  <c:v>10.5</c:v>
                </c:pt>
                <c:pt idx="7">
                  <c:v>12</c:v>
                </c:pt>
                <c:pt idx="8">
                  <c:v>13.5</c:v>
                </c:pt>
                <c:pt idx="9">
                  <c:v>15</c:v>
                </c:pt>
                <c:pt idx="10">
                  <c:v>More</c:v>
                </c:pt>
              </c:strCache>
            </c:strRef>
          </c:cat>
          <c:val>
            <c:numRef>
              <c:f>'HistogramsAllADSUB&gt;=340AndNoLen'!$AD$2:$AD$12</c:f>
              <c:numCache>
                <c:formatCode>General</c:formatCode>
                <c:ptCount val="11"/>
                <c:pt idx="0">
                  <c:v>35</c:v>
                </c:pt>
                <c:pt idx="1">
                  <c:v>27</c:v>
                </c:pt>
                <c:pt idx="2">
                  <c:v>24</c:v>
                </c:pt>
                <c:pt idx="3">
                  <c:v>17</c:v>
                </c:pt>
                <c:pt idx="4">
                  <c:v>17</c:v>
                </c:pt>
                <c:pt idx="5">
                  <c:v>19</c:v>
                </c:pt>
                <c:pt idx="6">
                  <c:v>13</c:v>
                </c:pt>
                <c:pt idx="7">
                  <c:v>3</c:v>
                </c:pt>
                <c:pt idx="8">
                  <c:v>3</c:v>
                </c:pt>
                <c:pt idx="9">
                  <c:v>2</c:v>
                </c:pt>
                <c:pt idx="10">
                  <c:v>0</c:v>
                </c:pt>
              </c:numCache>
            </c:numRef>
          </c:val>
          <c:extLst>
            <c:ext xmlns:c16="http://schemas.microsoft.com/office/drawing/2014/chart" uri="{C3380CC4-5D6E-409C-BE32-E72D297353CC}">
              <c16:uniqueId val="{00000000-5B21-4C9E-8D93-AC130C343C78}"/>
            </c:ext>
          </c:extLst>
        </c:ser>
        <c:dLbls>
          <c:showLegendKey val="0"/>
          <c:showVal val="0"/>
          <c:showCatName val="0"/>
          <c:showSerName val="0"/>
          <c:showPercent val="0"/>
          <c:showBubbleSize val="0"/>
        </c:dLbls>
        <c:gapWidth val="150"/>
        <c:axId val="74664576"/>
        <c:axId val="74670848"/>
      </c:barChart>
      <c:catAx>
        <c:axId val="74664576"/>
        <c:scaling>
          <c:orientation val="minMax"/>
        </c:scaling>
        <c:delete val="0"/>
        <c:axPos val="b"/>
        <c:title>
          <c:tx>
            <c:rich>
              <a:bodyPr/>
              <a:lstStyle/>
              <a:p>
                <a:pPr>
                  <a:defRPr/>
                </a:pPr>
                <a:r>
                  <a:rPr lang="en-US"/>
                  <a:t>Bin</a:t>
                </a:r>
              </a:p>
            </c:rich>
          </c:tx>
          <c:overlay val="0"/>
        </c:title>
        <c:numFmt formatCode="General" sourceLinked="0"/>
        <c:majorTickMark val="out"/>
        <c:minorTickMark val="none"/>
        <c:tickLblPos val="nextTo"/>
        <c:crossAx val="74670848"/>
        <c:crosses val="autoZero"/>
        <c:auto val="1"/>
        <c:lblAlgn val="ctr"/>
        <c:lblOffset val="100"/>
        <c:noMultiLvlLbl val="0"/>
      </c:catAx>
      <c:valAx>
        <c:axId val="74670848"/>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74664576"/>
        <c:crosses val="autoZero"/>
        <c:crossBetween val="between"/>
      </c:valAx>
    </c:plotArea>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2 ft bins</a:t>
            </a:r>
          </a:p>
        </c:rich>
      </c:tx>
      <c:overlay val="0"/>
    </c:title>
    <c:autoTitleDeleted val="0"/>
    <c:plotArea>
      <c:layout/>
      <c:barChart>
        <c:barDir val="col"/>
        <c:grouping val="clustered"/>
        <c:varyColors val="0"/>
        <c:ser>
          <c:idx val="0"/>
          <c:order val="0"/>
          <c:tx>
            <c:v>Frequency</c:v>
          </c:tx>
          <c:invertIfNegative val="0"/>
          <c:cat>
            <c:strRef>
              <c:f>'HistogramsAllADSUB&gt;=340AndNoLen'!$W$2:$W$10</c:f>
              <c:strCache>
                <c:ptCount val="9"/>
                <c:pt idx="0">
                  <c:v>2</c:v>
                </c:pt>
                <c:pt idx="1">
                  <c:v>4</c:v>
                </c:pt>
                <c:pt idx="2">
                  <c:v>6</c:v>
                </c:pt>
                <c:pt idx="3">
                  <c:v>8</c:v>
                </c:pt>
                <c:pt idx="4">
                  <c:v>10</c:v>
                </c:pt>
                <c:pt idx="5">
                  <c:v>12</c:v>
                </c:pt>
                <c:pt idx="6">
                  <c:v>14</c:v>
                </c:pt>
                <c:pt idx="7">
                  <c:v>16</c:v>
                </c:pt>
                <c:pt idx="8">
                  <c:v>More</c:v>
                </c:pt>
              </c:strCache>
            </c:strRef>
          </c:cat>
          <c:val>
            <c:numRef>
              <c:f>'HistogramsAllADSUB&gt;=340AndNoLen'!$X$2:$X$10</c:f>
              <c:numCache>
                <c:formatCode>General</c:formatCode>
                <c:ptCount val="9"/>
                <c:pt idx="0">
                  <c:v>46</c:v>
                </c:pt>
                <c:pt idx="1">
                  <c:v>37</c:v>
                </c:pt>
                <c:pt idx="2">
                  <c:v>20</c:v>
                </c:pt>
                <c:pt idx="3">
                  <c:v>21</c:v>
                </c:pt>
                <c:pt idx="4">
                  <c:v>25</c:v>
                </c:pt>
                <c:pt idx="5">
                  <c:v>6</c:v>
                </c:pt>
                <c:pt idx="6">
                  <c:v>3</c:v>
                </c:pt>
                <c:pt idx="7">
                  <c:v>2</c:v>
                </c:pt>
                <c:pt idx="8">
                  <c:v>0</c:v>
                </c:pt>
              </c:numCache>
            </c:numRef>
          </c:val>
          <c:extLst>
            <c:ext xmlns:c16="http://schemas.microsoft.com/office/drawing/2014/chart" uri="{C3380CC4-5D6E-409C-BE32-E72D297353CC}">
              <c16:uniqueId val="{00000000-6C14-48FE-9020-256A1F511DB6}"/>
            </c:ext>
          </c:extLst>
        </c:ser>
        <c:dLbls>
          <c:showLegendKey val="0"/>
          <c:showVal val="0"/>
          <c:showCatName val="0"/>
          <c:showSerName val="0"/>
          <c:showPercent val="0"/>
          <c:showBubbleSize val="0"/>
        </c:dLbls>
        <c:gapWidth val="150"/>
        <c:axId val="74695424"/>
        <c:axId val="74697344"/>
      </c:barChart>
      <c:catAx>
        <c:axId val="74695424"/>
        <c:scaling>
          <c:orientation val="minMax"/>
        </c:scaling>
        <c:delete val="0"/>
        <c:axPos val="b"/>
        <c:title>
          <c:tx>
            <c:rich>
              <a:bodyPr/>
              <a:lstStyle/>
              <a:p>
                <a:pPr>
                  <a:defRPr/>
                </a:pPr>
                <a:r>
                  <a:rPr lang="en-US"/>
                  <a:t>Bin</a:t>
                </a:r>
              </a:p>
            </c:rich>
          </c:tx>
          <c:overlay val="0"/>
        </c:title>
        <c:numFmt formatCode="General" sourceLinked="0"/>
        <c:majorTickMark val="out"/>
        <c:minorTickMark val="none"/>
        <c:tickLblPos val="nextTo"/>
        <c:crossAx val="74697344"/>
        <c:crosses val="autoZero"/>
        <c:auto val="1"/>
        <c:lblAlgn val="ctr"/>
        <c:lblOffset val="100"/>
        <c:noMultiLvlLbl val="0"/>
      </c:catAx>
      <c:valAx>
        <c:axId val="74697344"/>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74695424"/>
        <c:crosses val="autoZero"/>
        <c:crossBetween val="between"/>
      </c:valAx>
    </c:plotArea>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2.5 ft bins</a:t>
            </a:r>
          </a:p>
        </c:rich>
      </c:tx>
      <c:overlay val="0"/>
    </c:title>
    <c:autoTitleDeleted val="0"/>
    <c:plotArea>
      <c:layout/>
      <c:barChart>
        <c:barDir val="col"/>
        <c:grouping val="clustered"/>
        <c:varyColors val="0"/>
        <c:ser>
          <c:idx val="0"/>
          <c:order val="0"/>
          <c:tx>
            <c:v>Frequency</c:v>
          </c:tx>
          <c:invertIfNegative val="0"/>
          <c:cat>
            <c:strRef>
              <c:f>'HistogramsAllADSUB&gt;=340AndNoLen'!$AE$2:$AE$8</c:f>
              <c:strCache>
                <c:ptCount val="7"/>
                <c:pt idx="0">
                  <c:v>2.5</c:v>
                </c:pt>
                <c:pt idx="1">
                  <c:v>5</c:v>
                </c:pt>
                <c:pt idx="2">
                  <c:v>7.5</c:v>
                </c:pt>
                <c:pt idx="3">
                  <c:v>10</c:v>
                </c:pt>
                <c:pt idx="4">
                  <c:v>12.5</c:v>
                </c:pt>
                <c:pt idx="5">
                  <c:v>15</c:v>
                </c:pt>
                <c:pt idx="6">
                  <c:v>More</c:v>
                </c:pt>
              </c:strCache>
            </c:strRef>
          </c:cat>
          <c:val>
            <c:numRef>
              <c:f>'HistogramsAllADSUB&gt;=340AndNoLen'!$AF$2:$AF$8</c:f>
              <c:numCache>
                <c:formatCode>General</c:formatCode>
                <c:ptCount val="7"/>
                <c:pt idx="0">
                  <c:v>53</c:v>
                </c:pt>
                <c:pt idx="1">
                  <c:v>39</c:v>
                </c:pt>
                <c:pt idx="2">
                  <c:v>28</c:v>
                </c:pt>
                <c:pt idx="3">
                  <c:v>29</c:v>
                </c:pt>
                <c:pt idx="4">
                  <c:v>6</c:v>
                </c:pt>
                <c:pt idx="5">
                  <c:v>5</c:v>
                </c:pt>
                <c:pt idx="6">
                  <c:v>0</c:v>
                </c:pt>
              </c:numCache>
            </c:numRef>
          </c:val>
          <c:extLst>
            <c:ext xmlns:c16="http://schemas.microsoft.com/office/drawing/2014/chart" uri="{C3380CC4-5D6E-409C-BE32-E72D297353CC}">
              <c16:uniqueId val="{00000000-B9E6-47DE-A2F2-BC1A42A301C1}"/>
            </c:ext>
          </c:extLst>
        </c:ser>
        <c:dLbls>
          <c:showLegendKey val="0"/>
          <c:showVal val="0"/>
          <c:showCatName val="0"/>
          <c:showSerName val="0"/>
          <c:showPercent val="0"/>
          <c:showBubbleSize val="0"/>
        </c:dLbls>
        <c:gapWidth val="150"/>
        <c:axId val="74733824"/>
        <c:axId val="74736000"/>
      </c:barChart>
      <c:catAx>
        <c:axId val="74733824"/>
        <c:scaling>
          <c:orientation val="minMax"/>
        </c:scaling>
        <c:delete val="0"/>
        <c:axPos val="b"/>
        <c:title>
          <c:tx>
            <c:rich>
              <a:bodyPr/>
              <a:lstStyle/>
              <a:p>
                <a:pPr>
                  <a:defRPr/>
                </a:pPr>
                <a:r>
                  <a:rPr lang="en-US"/>
                  <a:t>Bin</a:t>
                </a:r>
              </a:p>
            </c:rich>
          </c:tx>
          <c:overlay val="0"/>
        </c:title>
        <c:numFmt formatCode="General" sourceLinked="0"/>
        <c:majorTickMark val="out"/>
        <c:minorTickMark val="none"/>
        <c:tickLblPos val="nextTo"/>
        <c:crossAx val="74736000"/>
        <c:crosses val="autoZero"/>
        <c:auto val="1"/>
        <c:lblAlgn val="ctr"/>
        <c:lblOffset val="100"/>
        <c:noMultiLvlLbl val="0"/>
      </c:catAx>
      <c:valAx>
        <c:axId val="74736000"/>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74733824"/>
        <c:crosses val="autoZero"/>
        <c:crossBetween val="between"/>
      </c:valAx>
    </c:plotArea>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0.5 ft</a:t>
            </a:r>
          </a:p>
        </c:rich>
      </c:tx>
      <c:overlay val="0"/>
    </c:title>
    <c:autoTitleDeleted val="0"/>
    <c:plotArea>
      <c:layout>
        <c:manualLayout>
          <c:layoutTarget val="inner"/>
          <c:xMode val="edge"/>
          <c:yMode val="edge"/>
          <c:x val="0.21815215806357538"/>
          <c:y val="0.28051706036745405"/>
          <c:w val="0.72629228638086907"/>
          <c:h val="0.47057112860892381"/>
        </c:manualLayout>
      </c:layout>
      <c:barChart>
        <c:barDir val="col"/>
        <c:grouping val="clustered"/>
        <c:varyColors val="0"/>
        <c:ser>
          <c:idx val="0"/>
          <c:order val="0"/>
          <c:tx>
            <c:v>Frequency</c:v>
          </c:tx>
          <c:invertIfNegative val="0"/>
          <c:cat>
            <c:strRef>
              <c:f>'Histograms_All_AD_SUB&gt;=340'!$U$2:$U$32</c:f>
              <c:strCache>
                <c:ptCount val="31"/>
                <c:pt idx="0">
                  <c:v>0.5</c:v>
                </c:pt>
                <c:pt idx="1">
                  <c:v>1</c:v>
                </c:pt>
                <c:pt idx="2">
                  <c:v>1.5</c:v>
                </c:pt>
                <c:pt idx="3">
                  <c:v>2</c:v>
                </c:pt>
                <c:pt idx="4">
                  <c:v>2.5</c:v>
                </c:pt>
                <c:pt idx="5">
                  <c:v>3</c:v>
                </c:pt>
                <c:pt idx="6">
                  <c:v>3.5</c:v>
                </c:pt>
                <c:pt idx="7">
                  <c:v>4</c:v>
                </c:pt>
                <c:pt idx="8">
                  <c:v>4.5</c:v>
                </c:pt>
                <c:pt idx="9">
                  <c:v>5</c:v>
                </c:pt>
                <c:pt idx="10">
                  <c:v>5.5</c:v>
                </c:pt>
                <c:pt idx="11">
                  <c:v>6</c:v>
                </c:pt>
                <c:pt idx="12">
                  <c:v>6.5</c:v>
                </c:pt>
                <c:pt idx="13">
                  <c:v>7</c:v>
                </c:pt>
                <c:pt idx="14">
                  <c:v>7.5</c:v>
                </c:pt>
                <c:pt idx="15">
                  <c:v>8</c:v>
                </c:pt>
                <c:pt idx="16">
                  <c:v>8.5</c:v>
                </c:pt>
                <c:pt idx="17">
                  <c:v>9</c:v>
                </c:pt>
                <c:pt idx="18">
                  <c:v>9.5</c:v>
                </c:pt>
                <c:pt idx="19">
                  <c:v>10</c:v>
                </c:pt>
                <c:pt idx="20">
                  <c:v>10.5</c:v>
                </c:pt>
                <c:pt idx="21">
                  <c:v>11</c:v>
                </c:pt>
                <c:pt idx="22">
                  <c:v>11.5</c:v>
                </c:pt>
                <c:pt idx="23">
                  <c:v>12</c:v>
                </c:pt>
                <c:pt idx="24">
                  <c:v>12.5</c:v>
                </c:pt>
                <c:pt idx="25">
                  <c:v>13</c:v>
                </c:pt>
                <c:pt idx="26">
                  <c:v>13.5</c:v>
                </c:pt>
                <c:pt idx="27">
                  <c:v>14</c:v>
                </c:pt>
                <c:pt idx="28">
                  <c:v>14.5</c:v>
                </c:pt>
                <c:pt idx="29">
                  <c:v>15</c:v>
                </c:pt>
                <c:pt idx="30">
                  <c:v>More</c:v>
                </c:pt>
              </c:strCache>
            </c:strRef>
          </c:cat>
          <c:val>
            <c:numRef>
              <c:f>'Histograms_All_AD_SUB&gt;=340'!$V$2:$V$32</c:f>
              <c:numCache>
                <c:formatCode>General</c:formatCode>
                <c:ptCount val="31"/>
                <c:pt idx="0">
                  <c:v>11</c:v>
                </c:pt>
                <c:pt idx="1">
                  <c:v>9</c:v>
                </c:pt>
                <c:pt idx="2">
                  <c:v>15</c:v>
                </c:pt>
                <c:pt idx="3">
                  <c:v>11</c:v>
                </c:pt>
                <c:pt idx="4">
                  <c:v>7</c:v>
                </c:pt>
                <c:pt idx="5">
                  <c:v>9</c:v>
                </c:pt>
                <c:pt idx="6">
                  <c:v>7</c:v>
                </c:pt>
                <c:pt idx="7">
                  <c:v>11</c:v>
                </c:pt>
                <c:pt idx="8">
                  <c:v>3</c:v>
                </c:pt>
                <c:pt idx="9">
                  <c:v>6</c:v>
                </c:pt>
                <c:pt idx="10">
                  <c:v>5</c:v>
                </c:pt>
                <c:pt idx="11">
                  <c:v>6</c:v>
                </c:pt>
                <c:pt idx="12">
                  <c:v>4</c:v>
                </c:pt>
                <c:pt idx="13">
                  <c:v>8</c:v>
                </c:pt>
                <c:pt idx="14">
                  <c:v>5</c:v>
                </c:pt>
                <c:pt idx="15">
                  <c:v>4</c:v>
                </c:pt>
                <c:pt idx="16">
                  <c:v>6</c:v>
                </c:pt>
                <c:pt idx="17">
                  <c:v>9</c:v>
                </c:pt>
                <c:pt idx="18">
                  <c:v>6</c:v>
                </c:pt>
                <c:pt idx="19">
                  <c:v>4</c:v>
                </c:pt>
                <c:pt idx="20">
                  <c:v>3</c:v>
                </c:pt>
                <c:pt idx="21">
                  <c:v>1</c:v>
                </c:pt>
                <c:pt idx="22">
                  <c:v>1</c:v>
                </c:pt>
                <c:pt idx="23">
                  <c:v>1</c:v>
                </c:pt>
                <c:pt idx="24">
                  <c:v>0</c:v>
                </c:pt>
                <c:pt idx="25">
                  <c:v>2</c:v>
                </c:pt>
                <c:pt idx="26">
                  <c:v>1</c:v>
                </c:pt>
                <c:pt idx="27">
                  <c:v>0</c:v>
                </c:pt>
                <c:pt idx="28">
                  <c:v>1</c:v>
                </c:pt>
                <c:pt idx="29">
                  <c:v>1</c:v>
                </c:pt>
                <c:pt idx="30">
                  <c:v>0</c:v>
                </c:pt>
              </c:numCache>
            </c:numRef>
          </c:val>
          <c:extLst>
            <c:ext xmlns:c16="http://schemas.microsoft.com/office/drawing/2014/chart" uri="{C3380CC4-5D6E-409C-BE32-E72D297353CC}">
              <c16:uniqueId val="{00000000-8487-4D6D-9153-2A25039F1DB4}"/>
            </c:ext>
          </c:extLst>
        </c:ser>
        <c:dLbls>
          <c:showLegendKey val="0"/>
          <c:showVal val="0"/>
          <c:showCatName val="0"/>
          <c:showSerName val="0"/>
          <c:showPercent val="0"/>
          <c:showBubbleSize val="0"/>
        </c:dLbls>
        <c:gapWidth val="150"/>
        <c:axId val="74765056"/>
        <c:axId val="74766976"/>
      </c:barChart>
      <c:catAx>
        <c:axId val="74765056"/>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74766976"/>
        <c:crosses val="autoZero"/>
        <c:auto val="1"/>
        <c:lblAlgn val="ctr"/>
        <c:lblOffset val="100"/>
        <c:noMultiLvlLbl val="0"/>
      </c:catAx>
      <c:valAx>
        <c:axId val="74766976"/>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74765056"/>
        <c:crosses val="autoZero"/>
        <c:crossBetween val="between"/>
      </c:valAx>
    </c:plotArea>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1ft</a:t>
            </a:r>
          </a:p>
        </c:rich>
      </c:tx>
      <c:overlay val="0"/>
    </c:title>
    <c:autoTitleDeleted val="0"/>
    <c:plotArea>
      <c:layout>
        <c:manualLayout>
          <c:layoutTarget val="inner"/>
          <c:xMode val="edge"/>
          <c:yMode val="edge"/>
          <c:x val="0.21815215806357538"/>
          <c:y val="0.20893178283270147"/>
          <c:w val="0.71151100904053666"/>
          <c:h val="0.48399436181588412"/>
        </c:manualLayout>
      </c:layout>
      <c:barChart>
        <c:barDir val="col"/>
        <c:grouping val="clustered"/>
        <c:varyColors val="0"/>
        <c:ser>
          <c:idx val="0"/>
          <c:order val="0"/>
          <c:tx>
            <c:v>Frequency</c:v>
          </c:tx>
          <c:invertIfNegative val="0"/>
          <c:cat>
            <c:strRef>
              <c:f>'Histograms_All_AD_SUB&gt;=340'!$X$2:$X$17</c:f>
              <c:strCache>
                <c:ptCount val="1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More</c:v>
                </c:pt>
              </c:strCache>
            </c:strRef>
          </c:cat>
          <c:val>
            <c:numRef>
              <c:f>'Histograms_All_AD_SUB&gt;=340'!$Y$2:$Y$17</c:f>
              <c:numCache>
                <c:formatCode>General</c:formatCode>
                <c:ptCount val="16"/>
                <c:pt idx="0">
                  <c:v>20</c:v>
                </c:pt>
                <c:pt idx="1">
                  <c:v>26</c:v>
                </c:pt>
                <c:pt idx="2">
                  <c:v>16</c:v>
                </c:pt>
                <c:pt idx="3">
                  <c:v>18</c:v>
                </c:pt>
                <c:pt idx="4">
                  <c:v>9</c:v>
                </c:pt>
                <c:pt idx="5">
                  <c:v>11</c:v>
                </c:pt>
                <c:pt idx="6">
                  <c:v>12</c:v>
                </c:pt>
                <c:pt idx="7">
                  <c:v>9</c:v>
                </c:pt>
                <c:pt idx="8">
                  <c:v>15</c:v>
                </c:pt>
                <c:pt idx="9">
                  <c:v>10</c:v>
                </c:pt>
                <c:pt idx="10">
                  <c:v>4</c:v>
                </c:pt>
                <c:pt idx="11">
                  <c:v>2</c:v>
                </c:pt>
                <c:pt idx="12">
                  <c:v>2</c:v>
                </c:pt>
                <c:pt idx="13">
                  <c:v>1</c:v>
                </c:pt>
                <c:pt idx="14">
                  <c:v>2</c:v>
                </c:pt>
                <c:pt idx="15">
                  <c:v>0</c:v>
                </c:pt>
              </c:numCache>
            </c:numRef>
          </c:val>
          <c:extLst>
            <c:ext xmlns:c16="http://schemas.microsoft.com/office/drawing/2014/chart" uri="{C3380CC4-5D6E-409C-BE32-E72D297353CC}">
              <c16:uniqueId val="{00000000-B24C-48A0-BE72-C11A80B12FC3}"/>
            </c:ext>
          </c:extLst>
        </c:ser>
        <c:dLbls>
          <c:showLegendKey val="0"/>
          <c:showVal val="0"/>
          <c:showCatName val="0"/>
          <c:showSerName val="0"/>
          <c:showPercent val="0"/>
          <c:showBubbleSize val="0"/>
        </c:dLbls>
        <c:gapWidth val="150"/>
        <c:axId val="80812288"/>
        <c:axId val="80834944"/>
      </c:barChart>
      <c:catAx>
        <c:axId val="80812288"/>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80834944"/>
        <c:crosses val="autoZero"/>
        <c:auto val="1"/>
        <c:lblAlgn val="ctr"/>
        <c:lblOffset val="100"/>
        <c:noMultiLvlLbl val="0"/>
      </c:catAx>
      <c:valAx>
        <c:axId val="80834944"/>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80812288"/>
        <c:crosses val="autoZero"/>
        <c:crossBetween val="between"/>
      </c:valAx>
    </c:plotArea>
    <c:plotVisOnly val="1"/>
    <c:dispBlanksAs val="gap"/>
    <c:showDLblsOverMax val="0"/>
  </c:chart>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1.5 ft</a:t>
            </a:r>
          </a:p>
        </c:rich>
      </c:tx>
      <c:overlay val="0"/>
    </c:title>
    <c:autoTitleDeleted val="0"/>
    <c:plotArea>
      <c:layout>
        <c:manualLayout>
          <c:layoutTarget val="inner"/>
          <c:xMode val="edge"/>
          <c:yMode val="edge"/>
          <c:x val="0.21815215806357538"/>
          <c:y val="0.32467252357344223"/>
          <c:w val="0.73555154564012837"/>
          <c:h val="0.36408695440847672"/>
        </c:manualLayout>
      </c:layout>
      <c:barChart>
        <c:barDir val="col"/>
        <c:grouping val="clustered"/>
        <c:varyColors val="0"/>
        <c:ser>
          <c:idx val="0"/>
          <c:order val="0"/>
          <c:tx>
            <c:v>Frequency</c:v>
          </c:tx>
          <c:invertIfNegative val="0"/>
          <c:cat>
            <c:strRef>
              <c:f>'Histograms_All_AD_SUB&gt;=340'!$AA$2:$AA$12</c:f>
              <c:strCache>
                <c:ptCount val="11"/>
                <c:pt idx="0">
                  <c:v>1.5</c:v>
                </c:pt>
                <c:pt idx="1">
                  <c:v>3</c:v>
                </c:pt>
                <c:pt idx="2">
                  <c:v>4.5</c:v>
                </c:pt>
                <c:pt idx="3">
                  <c:v>6</c:v>
                </c:pt>
                <c:pt idx="4">
                  <c:v>7.5</c:v>
                </c:pt>
                <c:pt idx="5">
                  <c:v>9</c:v>
                </c:pt>
                <c:pt idx="6">
                  <c:v>10.5</c:v>
                </c:pt>
                <c:pt idx="7">
                  <c:v>12</c:v>
                </c:pt>
                <c:pt idx="8">
                  <c:v>13.5</c:v>
                </c:pt>
                <c:pt idx="9">
                  <c:v>15</c:v>
                </c:pt>
                <c:pt idx="10">
                  <c:v>More</c:v>
                </c:pt>
              </c:strCache>
            </c:strRef>
          </c:cat>
          <c:val>
            <c:numRef>
              <c:f>'Histograms_All_AD_SUB&gt;=340'!$AB$2:$AB$12</c:f>
              <c:numCache>
                <c:formatCode>General</c:formatCode>
                <c:ptCount val="11"/>
                <c:pt idx="0">
                  <c:v>25</c:v>
                </c:pt>
                <c:pt idx="1">
                  <c:v>23</c:v>
                </c:pt>
                <c:pt idx="2">
                  <c:v>21</c:v>
                </c:pt>
                <c:pt idx="3">
                  <c:v>20</c:v>
                </c:pt>
                <c:pt idx="4">
                  <c:v>17</c:v>
                </c:pt>
                <c:pt idx="5">
                  <c:v>13</c:v>
                </c:pt>
                <c:pt idx="6">
                  <c:v>4</c:v>
                </c:pt>
                <c:pt idx="7">
                  <c:v>2</c:v>
                </c:pt>
                <c:pt idx="8">
                  <c:v>0</c:v>
                </c:pt>
                <c:pt idx="9">
                  <c:v>0</c:v>
                </c:pt>
                <c:pt idx="10">
                  <c:v>0</c:v>
                </c:pt>
              </c:numCache>
            </c:numRef>
          </c:val>
          <c:extLst>
            <c:ext xmlns:c16="http://schemas.microsoft.com/office/drawing/2014/chart" uri="{C3380CC4-5D6E-409C-BE32-E72D297353CC}">
              <c16:uniqueId val="{00000000-959D-4CD8-BBC4-1A6CD5F4A1F1}"/>
            </c:ext>
          </c:extLst>
        </c:ser>
        <c:dLbls>
          <c:showLegendKey val="0"/>
          <c:showVal val="0"/>
          <c:showCatName val="0"/>
          <c:showSerName val="0"/>
          <c:showPercent val="0"/>
          <c:showBubbleSize val="0"/>
        </c:dLbls>
        <c:gapWidth val="150"/>
        <c:axId val="80863616"/>
        <c:axId val="80865536"/>
      </c:barChart>
      <c:catAx>
        <c:axId val="80863616"/>
        <c:scaling>
          <c:orientation val="minMax"/>
        </c:scaling>
        <c:delete val="0"/>
        <c:axPos val="b"/>
        <c:title>
          <c:tx>
            <c:rich>
              <a:bodyPr/>
              <a:lstStyle/>
              <a:p>
                <a:pPr>
                  <a:defRPr/>
                </a:pPr>
                <a:r>
                  <a:rPr lang="en-US"/>
                  <a:t>Bin</a:t>
                </a:r>
              </a:p>
            </c:rich>
          </c:tx>
          <c:overlay val="0"/>
        </c:title>
        <c:numFmt formatCode="General" sourceLinked="0"/>
        <c:majorTickMark val="out"/>
        <c:minorTickMark val="none"/>
        <c:tickLblPos val="nextTo"/>
        <c:crossAx val="80865536"/>
        <c:crosses val="autoZero"/>
        <c:auto val="1"/>
        <c:lblAlgn val="ctr"/>
        <c:lblOffset val="100"/>
        <c:noMultiLvlLbl val="0"/>
      </c:catAx>
      <c:valAx>
        <c:axId val="80865536"/>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80863616"/>
        <c:crosses val="autoZero"/>
        <c:crossBetween val="between"/>
      </c:valAx>
    </c:plotArea>
    <c:plotVisOnly val="1"/>
    <c:dispBlanksAs val="gap"/>
    <c:showDLblsOverMax val="0"/>
  </c:chart>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2 ft</a:t>
            </a:r>
          </a:p>
        </c:rich>
      </c:tx>
      <c:overlay val="0"/>
    </c:title>
    <c:autoTitleDeleted val="0"/>
    <c:plotArea>
      <c:layout>
        <c:manualLayout>
          <c:layoutTarget val="inner"/>
          <c:xMode val="edge"/>
          <c:yMode val="edge"/>
          <c:x val="0.21815215806357538"/>
          <c:y val="0.32429717961555382"/>
          <c:w val="0.72166265675123942"/>
          <c:h val="0.37988116068824729"/>
        </c:manualLayout>
      </c:layout>
      <c:barChart>
        <c:barDir val="col"/>
        <c:grouping val="clustered"/>
        <c:varyColors val="0"/>
        <c:ser>
          <c:idx val="0"/>
          <c:order val="0"/>
          <c:tx>
            <c:v>Frequency</c:v>
          </c:tx>
          <c:invertIfNegative val="0"/>
          <c:cat>
            <c:strRef>
              <c:f>'Histograms_All_AD_SUB&gt;=340'!$X$21:$X$29</c:f>
              <c:strCache>
                <c:ptCount val="9"/>
                <c:pt idx="0">
                  <c:v>2</c:v>
                </c:pt>
                <c:pt idx="1">
                  <c:v>4</c:v>
                </c:pt>
                <c:pt idx="2">
                  <c:v>6</c:v>
                </c:pt>
                <c:pt idx="3">
                  <c:v>8</c:v>
                </c:pt>
                <c:pt idx="4">
                  <c:v>10</c:v>
                </c:pt>
                <c:pt idx="5">
                  <c:v>12</c:v>
                </c:pt>
                <c:pt idx="6">
                  <c:v>14</c:v>
                </c:pt>
                <c:pt idx="7">
                  <c:v>16</c:v>
                </c:pt>
                <c:pt idx="8">
                  <c:v>More</c:v>
                </c:pt>
              </c:strCache>
            </c:strRef>
          </c:cat>
          <c:val>
            <c:numRef>
              <c:f>'Histograms_All_AD_SUB&gt;=340'!$Y$21:$Y$29</c:f>
              <c:numCache>
                <c:formatCode>General</c:formatCode>
                <c:ptCount val="9"/>
                <c:pt idx="0">
                  <c:v>29</c:v>
                </c:pt>
                <c:pt idx="1">
                  <c:v>34</c:v>
                </c:pt>
                <c:pt idx="2">
                  <c:v>26</c:v>
                </c:pt>
                <c:pt idx="3">
                  <c:v>24</c:v>
                </c:pt>
                <c:pt idx="4">
                  <c:v>9</c:v>
                </c:pt>
                <c:pt idx="5">
                  <c:v>3</c:v>
                </c:pt>
                <c:pt idx="6">
                  <c:v>0</c:v>
                </c:pt>
                <c:pt idx="7">
                  <c:v>0</c:v>
                </c:pt>
                <c:pt idx="8">
                  <c:v>0</c:v>
                </c:pt>
              </c:numCache>
            </c:numRef>
          </c:val>
          <c:extLst>
            <c:ext xmlns:c16="http://schemas.microsoft.com/office/drawing/2014/chart" uri="{C3380CC4-5D6E-409C-BE32-E72D297353CC}">
              <c16:uniqueId val="{00000000-5656-47C3-877E-5A2E8FB1421A}"/>
            </c:ext>
          </c:extLst>
        </c:ser>
        <c:dLbls>
          <c:showLegendKey val="0"/>
          <c:showVal val="0"/>
          <c:showCatName val="0"/>
          <c:showSerName val="0"/>
          <c:showPercent val="0"/>
          <c:showBubbleSize val="0"/>
        </c:dLbls>
        <c:gapWidth val="150"/>
        <c:axId val="80881920"/>
        <c:axId val="80900480"/>
      </c:barChart>
      <c:catAx>
        <c:axId val="80881920"/>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80900480"/>
        <c:crosses val="autoZero"/>
        <c:auto val="1"/>
        <c:lblAlgn val="ctr"/>
        <c:lblOffset val="100"/>
        <c:noMultiLvlLbl val="0"/>
      </c:catAx>
      <c:valAx>
        <c:axId val="80900480"/>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80881920"/>
        <c:crosses val="autoZero"/>
        <c:crossBetween val="between"/>
      </c:valAx>
    </c:plotArea>
    <c:plotVisOnly val="1"/>
    <c:dispBlanksAs val="gap"/>
    <c:showDLblsOverMax val="0"/>
  </c:chart>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2.5 ft</a:t>
            </a:r>
          </a:p>
        </c:rich>
      </c:tx>
      <c:overlay val="0"/>
    </c:title>
    <c:autoTitleDeleted val="0"/>
    <c:plotArea>
      <c:layout>
        <c:manualLayout>
          <c:layoutTarget val="inner"/>
          <c:xMode val="edge"/>
          <c:yMode val="edge"/>
          <c:x val="0.21815215806357538"/>
          <c:y val="0.32467252357344223"/>
          <c:w val="0.71703302712160977"/>
          <c:h val="0.3878529940701857"/>
        </c:manualLayout>
      </c:layout>
      <c:barChart>
        <c:barDir val="col"/>
        <c:grouping val="clustered"/>
        <c:varyColors val="0"/>
        <c:ser>
          <c:idx val="0"/>
          <c:order val="0"/>
          <c:tx>
            <c:v>Frequency</c:v>
          </c:tx>
          <c:invertIfNegative val="0"/>
          <c:cat>
            <c:numRef>
              <c:f>'Histograms_All_AD_SUB&gt;=340'!$AA$15:$AA$18</c:f>
              <c:numCache>
                <c:formatCode>General</c:formatCode>
                <c:ptCount val="4"/>
                <c:pt idx="0">
                  <c:v>2.5</c:v>
                </c:pt>
                <c:pt idx="1">
                  <c:v>5</c:v>
                </c:pt>
                <c:pt idx="2">
                  <c:v>7.5</c:v>
                </c:pt>
                <c:pt idx="3">
                  <c:v>10</c:v>
                </c:pt>
              </c:numCache>
            </c:numRef>
          </c:cat>
          <c:val>
            <c:numRef>
              <c:f>'Histograms_All_AD_SUB&gt;=340'!$AB$15:$AB$21</c:f>
              <c:numCache>
                <c:formatCode>General</c:formatCode>
                <c:ptCount val="7"/>
                <c:pt idx="0">
                  <c:v>40</c:v>
                </c:pt>
                <c:pt idx="1">
                  <c:v>33</c:v>
                </c:pt>
                <c:pt idx="2">
                  <c:v>33</c:v>
                </c:pt>
                <c:pt idx="3">
                  <c:v>16</c:v>
                </c:pt>
                <c:pt idx="4">
                  <c:v>3</c:v>
                </c:pt>
                <c:pt idx="5">
                  <c:v>0</c:v>
                </c:pt>
                <c:pt idx="6">
                  <c:v>0</c:v>
                </c:pt>
              </c:numCache>
            </c:numRef>
          </c:val>
          <c:extLst>
            <c:ext xmlns:c16="http://schemas.microsoft.com/office/drawing/2014/chart" uri="{C3380CC4-5D6E-409C-BE32-E72D297353CC}">
              <c16:uniqueId val="{00000000-7AC9-4E07-A356-ABB5D66E8536}"/>
            </c:ext>
          </c:extLst>
        </c:ser>
        <c:dLbls>
          <c:showLegendKey val="0"/>
          <c:showVal val="0"/>
          <c:showCatName val="0"/>
          <c:showSerName val="0"/>
          <c:showPercent val="0"/>
          <c:showBubbleSize val="0"/>
        </c:dLbls>
        <c:gapWidth val="150"/>
        <c:axId val="80925056"/>
        <c:axId val="80926976"/>
      </c:barChart>
      <c:catAx>
        <c:axId val="80925056"/>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80926976"/>
        <c:crosses val="autoZero"/>
        <c:auto val="1"/>
        <c:lblAlgn val="ctr"/>
        <c:lblOffset val="100"/>
        <c:noMultiLvlLbl val="0"/>
      </c:catAx>
      <c:valAx>
        <c:axId val="80926976"/>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80925056"/>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3DDDAE-21E5-4264-8511-EB35B1AA3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31</Pages>
  <Words>5497</Words>
  <Characters>31337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Alaska Dept of Fish and Game</Company>
  <LinksUpToDate>false</LinksUpToDate>
  <CharactersWithSpaces>36761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Stahl, Jennifer P (DFG)</dc:creator>
  <cp:lastModifiedBy>Coleman, Laura S (DFG)</cp:lastModifiedBy>
  <cp:revision>2</cp:revision>
  <cp:lastPrinted>2015-11-23T18:51:00Z</cp:lastPrinted>
  <dcterms:created xsi:type="dcterms:W3CDTF">2026-07-17T18:45:00Z</dcterms:created>
  <dcterms:modified xsi:type="dcterms:W3CDTF">2026-07-17T18:45:00Z</dcterms:modified>
</cp:coreProperties>
</file>